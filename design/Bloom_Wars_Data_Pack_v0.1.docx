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Bloom Wars - Data Pack v0.1</w:t>
      </w:r>
    </w:p>
    <w:p>
      <w:pPr>
        <w:pStyle w:val="FirstParagraph"/>
      </w:pPr>
      <w:r>
        <w:t xml:space="preserve">THE BLOOM WARS · Data Pack v0.1</w:t>
      </w:r>
    </w:p>
    <w:p>
      <w:pPr>
        <w:pStyle w:val="BodyText"/>
      </w:pPr>
      <w:r>
        <w:rPr>
          <w:bCs/>
          <w:b/>
        </w:rPr>
        <w:t xml:space="preserve">THE BLOOM WARS</w:t>
      </w:r>
    </w:p>
    <w:p>
      <w:pPr>
        <w:pStyle w:val="BodyText"/>
      </w:pPr>
      <w:r>
        <w:rPr>
          <w:bCs/>
          <w:b/>
        </w:rPr>
        <w:t xml:space="preserve">Data Pack v0.1</w:t>
      </w:r>
    </w:p>
    <w:p>
      <w:pPr>
        <w:pStyle w:val="BodyText"/>
      </w:pPr>
      <w:r>
        <w:rPr>
          <w:iCs/>
          <w:i/>
        </w:rPr>
        <w:t xml:space="preserve">Starting data files for the vertical slice — populated, validated, ready to transcribe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Value</w:t>
            </w:r>
          </w:p>
        </w:tc>
      </w:tr>
      <w:tr>
        <w:tc>
          <w:tcPr/>
          <w:p>
            <w:pPr>
              <w:pStyle w:val="Compact"/>
              <w:jc w:val="left"/>
            </w:pPr>
            <w:r>
              <w:t xml:space="preserve">Version</w:t>
            </w:r>
          </w:p>
        </w:tc>
        <w:tc>
          <w:tcPr/>
          <w:p>
            <w:pPr>
              <w:pStyle w:val="Compact"/>
              <w:jc w:val="left"/>
            </w:pPr>
            <w:r>
              <w:t xml:space="preserve">v0.1</w:t>
            </w:r>
          </w:p>
        </w:tc>
      </w:tr>
      <w:tr>
        <w:tc>
          <w:tcPr/>
          <w:p>
            <w:pPr>
              <w:pStyle w:val="Compact"/>
              <w:jc w:val="left"/>
            </w:pPr>
            <w:r>
              <w:t xml:space="preserve">Date</w:t>
            </w:r>
          </w:p>
        </w:tc>
        <w:tc>
          <w:tcPr/>
          <w:p>
            <w:pPr>
              <w:pStyle w:val="Compact"/>
              <w:jc w:val="left"/>
            </w:pPr>
            <w:r>
              <w:t xml:space="preserve">21 August 2026</w:t>
            </w:r>
          </w:p>
        </w:tc>
      </w:tr>
      <w:tr>
        <w:tc>
          <w:tcPr/>
          <w:p>
            <w:pPr>
              <w:pStyle w:val="Compact"/>
              <w:jc w:val="left"/>
            </w:pPr>
            <w:r>
              <w:t xml:space="preserve">Companion to</w:t>
            </w:r>
          </w:p>
        </w:tc>
        <w:tc>
          <w:tcPr/>
          <w:p>
            <w:pPr>
              <w:pStyle w:val="Compact"/>
              <w:jc w:val="left"/>
            </w:pPr>
            <w:r>
              <w:t xml:space="preserve">GDD v0.2 — this is that document's §14, delivered</w:t>
            </w:r>
          </w:p>
        </w:tc>
      </w:tr>
      <w:tr>
        <w:tc>
          <w:tcPr/>
          <w:p>
            <w:pPr>
              <w:pStyle w:val="Compact"/>
              <w:jc w:val="left"/>
            </w:pPr>
            <w:r>
              <w:t xml:space="preserve">Contents</w:t>
            </w:r>
          </w:p>
        </w:tc>
        <w:tc>
          <w:tcPr/>
          <w:p>
            <w:pPr>
              <w:pStyle w:val="Compact"/>
              <w:jc w:val="left"/>
            </w:pPr>
            <w:r>
              <w:t xml:space="preserve">12 unit archetypes · 5 pilots · 5 Loadouts · 6 abilities · 7 Bloom · 4 hostile mechs · 4 maps · 4 missions</w:t>
            </w:r>
          </w:p>
        </w:tc>
      </w:tr>
      <w:tr>
        <w:tc>
          <w:tcPr/>
          <w:p>
            <w:pPr>
              <w:pStyle w:val="Compact"/>
              <w:jc w:val="left"/>
            </w:pPr>
            <w:r>
              <w:t xml:space="preserve">Validation</w:t>
            </w:r>
          </w:p>
        </w:tc>
        <w:tc>
          <w:tcPr/>
          <w:p>
            <w:pPr>
              <w:pStyle w:val="Compact"/>
              <w:jc w:val="left"/>
            </w:pPr>
            <w:r>
              <w:t xml:space="preserve">Combat math simulated across every matchup, tier gap and terrain type. Maps checked for dimensions and on-foot connectivity.</w:t>
            </w:r>
          </w:p>
        </w:tc>
      </w:tr>
      <w:tr>
        <w:tc>
          <w:tcPr/>
          <w:p>
            <w:pPr>
              <w:pStyle w:val="Compact"/>
              <w:jc w:val="left"/>
            </w:pPr>
            <w:r>
              <w:t xml:space="preserve">Known holes</w:t>
            </w:r>
          </w:p>
        </w:tc>
        <w:tc>
          <w:tcPr/>
          <w:p>
            <w:pPr>
              <w:pStyle w:val="Compact"/>
              <w:jc w:val="left"/>
            </w:pPr>
            <w:r>
              <w:t xml:space="preserve">10 items, all listed in §14. One is a real blocker: §11.4.</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spoiler lock — absolute</w:t>
            </w:r>
            <w:r>
              <w:t xml:space="preserve"> The reserved term </w:t>
            </w:r>
            <w:r>
              <w:rPr>
                <w:bCs/>
                <w:b/>
              </w:rPr>
              <w:t xml:space="preserve">must never appear</w:t>
            </w:r>
            <w:r>
              <w:t xml:space="preserve"> in any game text, code comment, asset filename, id string, commit message, or UI string. It appears in this design document only where it names one of your own source files, which never ship. Section 2 of the Build Brief specifies this as a build-failing lint rule rather than a convention, because conventions erode under prototype pressure and lint rules do not. </w:t>
            </w:r>
            <w:r>
              <w:rPr>
                <w:iCs/>
                <w:i/>
              </w:rPr>
              <w:t xml:space="preserve">"</w:t>
            </w:r>
            <w:r>
              <w:rPr>
                <w:bCs/>
                <w:b/>
                <w:iCs/>
                <w:i/>
              </w:rPr>
              <w:t xml:space="preserve">The Synker Wars</w:t>
            </w:r>
            <w:r>
              <w:rPr>
                <w:iCs/>
                <w:i/>
              </w:rPr>
              <w:t xml:space="preserve">" stays reserved as the book series' military-arc name and is not used as a game-facing string either.</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current status, added 9 Sep 2026 — read this before anything else in the document</w:t>
            </w:r>
            <w:r>
              <w:t xml:space="preserve"> This document is the </w:t>
            </w:r>
            <w:r>
              <w:rPr>
                <w:bCs/>
                <w:b/>
              </w:rPr>
              <w:t xml:space="preserve">numbers companion to the systems reference (the GDD)</w:t>
            </w:r>
            <w:r>
              <w:t xml:space="preserve"> — the damage formula, the tier ladder, the Loadout track effects (renamed from "Meks," §5), the ability table, the Bloom stat blocks. Still authoritative for how the shared mechanics compute. What's archived, not current: the specific 5-pilot Team One roster in §4 and the four slice missions/maps later in this document. The live game is much bigger — up to 20 recruitable pilots across 4 lances, a full Frame Systems economy, weapon branches complete across all four classes — see </w:t>
            </w:r>
            <w:r>
              <w:rPr>
                <w:rStyle w:val="VerbatimChar"/>
              </w:rPr>
              <w:t xml:space="preserve">Bloom_Wars_Independent_Campaign_The_Amaranth_Reckoning.md</w:t>
            </w:r>
            <w:r>
              <w:t xml:space="preserve"> and </w:t>
            </w:r>
            <w:r>
              <w:rPr>
                <w:rStyle w:val="VerbatimChar"/>
              </w:rPr>
              <w:t xml:space="preserve">Bloom_Wars_Now_And_Next.md</w:t>
            </w:r>
            <w:r>
              <w:t xml:space="preserve"> for what's actually live. This document was not rewritten to re-derive that content; see the GDD's own current-status note and Foundation.md's trust-ordering for why.</w:t>
            </w:r>
          </w:p>
        </w:tc>
      </w:tr>
    </w:tbl>
    <w:bookmarkStart w:id="20" w:name="contents"/>
    <w:p>
      <w:pPr>
        <w:pStyle w:val="Heading1"/>
      </w:pPr>
      <w:r>
        <w:rPr>
          <w:bCs/>
          <w:b/>
        </w:rPr>
        <w:t xml:space="preserve">Contents</w:t>
      </w:r>
    </w:p>
    <w:bookmarkEnd w:id="20"/>
    <w:bookmarkStart w:id="23" w:name="X6ca617b34e2e38ef920495a55ecad7e0792eb6c"/>
    <w:p>
      <w:pPr>
        <w:pStyle w:val="Heading1"/>
      </w:pPr>
      <w:r>
        <w:rPr>
          <w:bCs/>
          <w:b/>
        </w:rPr>
        <w:t xml:space="preserve">1. How to use this document</w:t>
      </w:r>
    </w:p>
    <w:p>
      <w:pPr>
        <w:pStyle w:val="FirstParagraph"/>
      </w:pPr>
      <w:r>
        <w:t xml:space="preserve">This is GDD v0.1's §14 delivered: the starting data files, fully populated with real numbers, so Claude Code's first working session is "wire up an engine around data that already exists" rather than "invent numbers from scratch".</w:t>
      </w:r>
    </w:p>
    <w:p>
      <w:pPr>
        <w:pStyle w:val="BodyText"/>
      </w:pPr>
      <w:r>
        <w:t xml:space="preserve">Every section gives you the same content twice — as a table you can read and argue with, and as the TypeScript to transcribe. The tables are the source of truth for design intent; the TypeScript is the source of truth for the build. If they ever disagree, the table is right and the code is a typo.</w:t>
      </w:r>
    </w:p>
    <w:bookmarkStart w:id="21" w:name="Xd8a764a8814d866c24eeb2c85788e401d476505"/>
    <w:p>
      <w:pPr>
        <w:pStyle w:val="Heading2"/>
      </w:pPr>
      <w:r>
        <w:rPr>
          <w:bCs/>
          <w:b/>
        </w:rPr>
        <w:t xml:space="preserve">1.1 What is validated and what is guessed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Content</w:t>
            </w:r>
          </w:p>
        </w:tc>
        <w:tc>
          <w:tcPr/>
          <w:p>
            <w:pPr>
              <w:pStyle w:val="Compact"/>
              <w:jc w:val="left"/>
            </w:pPr>
            <w:r>
              <w:rPr>
                <w:bCs/>
                <w:b/>
              </w:rPr>
              <w:t xml:space="preserve">Confidence</w:t>
            </w:r>
          </w:p>
        </w:tc>
      </w:tr>
      <w:tr>
        <w:tc>
          <w:tcPr/>
          <w:p>
            <w:pPr>
              <w:pStyle w:val="Compact"/>
              <w:jc w:val="left"/>
            </w:pPr>
            <w:r>
              <w:t xml:space="preserve">Damage formula, power matrix, tier ladder, terrain values</w:t>
            </w:r>
          </w:p>
        </w:tc>
        <w:tc>
          <w:tcPr/>
          <w:p>
            <w:pPr>
              <w:pStyle w:val="Compact"/>
              <w:jc w:val="left"/>
            </w:pPr>
            <w:r>
              <w:rPr>
                <w:bCs/>
                <w:b/>
              </w:rPr>
              <w:t xml:space="preserve">Simulated.</w:t>
            </w:r>
            <w:r>
              <w:t xml:space="preserve"> §13 reproduces the full output — every matchup, every tier gap, every terrain type. Gates: no one-shot from full HP, no matchup taking more than 5 hits, every triangle edge with a margin of at least 20.</w:t>
            </w:r>
          </w:p>
        </w:tc>
      </w:tr>
      <w:tr>
        <w:tc>
          <w:tcPr/>
          <w:p>
            <w:pPr>
              <w:pStyle w:val="Compact"/>
              <w:jc w:val="left"/>
            </w:pPr>
            <w:r>
              <w:t xml:space="preserve">Map layouts</w:t>
            </w:r>
          </w:p>
        </w:tc>
        <w:tc>
          <w:tcPr/>
          <w:p>
            <w:pPr>
              <w:pStyle w:val="Compact"/>
              <w:jc w:val="left"/>
            </w:pPr>
            <w:r>
              <w:rPr>
                <w:bCs/>
                <w:b/>
              </w:rPr>
              <w:t xml:space="preserve">Validated.</w:t>
            </w:r>
            <w:r>
              <w:t xml:space="preserve"> Dimensions, tile vocabulary, deploy pad count and on-foot connectivity from every deploy pad to every objective tile are checked by script, not by eye.</w:t>
            </w:r>
          </w:p>
        </w:tc>
      </w:tr>
      <w:tr>
        <w:tc>
          <w:tcPr/>
          <w:p>
            <w:pPr>
              <w:pStyle w:val="Compact"/>
              <w:jc w:val="left"/>
            </w:pPr>
            <w:r>
              <w:t xml:space="preserve">Bloom stat blocks, Loadout values, points costs</w:t>
            </w:r>
          </w:p>
        </w:tc>
        <w:tc>
          <w:tcPr/>
          <w:p>
            <w:pPr>
              <w:pStyle w:val="Compact"/>
              <w:jc w:val="left"/>
            </w:pPr>
            <w:r>
              <w:t xml:space="preserve">Designed, not simulated against a real AI. These are first-playtest numbers. Expect to move them.</w:t>
            </w:r>
          </w:p>
        </w:tc>
      </w:tr>
      <w:tr>
        <w:tc>
          <w:tcPr/>
          <w:p>
            <w:pPr>
              <w:pStyle w:val="Compact"/>
              <w:jc w:val="left"/>
            </w:pPr>
            <w:r>
              <w:t xml:space="preserve">Names, species assignments, Mek names, roster details</w:t>
            </w:r>
          </w:p>
        </w:tc>
        <w:tc>
          <w:tcPr/>
          <w:p>
            <w:pPr>
              <w:pStyle w:val="Compact"/>
              <w:jc w:val="left"/>
            </w:pPr>
            <w:r>
              <w:rPr>
                <w:bCs/>
                <w:b/>
              </w:rPr>
              <w:t xml:space="preserve">Guessed or placeheld.</w:t>
            </w:r>
            <w:r>
              <w:t xml:space="preserve"> Marked inline. See §14.</w:t>
            </w:r>
          </w:p>
        </w:tc>
      </w:tr>
    </w:tbl>
    <w:bookmarkEnd w:id="21"/>
    <w:bookmarkStart w:id="22" w:name="X6d3eca17852788cfb349f4c6be174b256631601"/>
    <w:p>
      <w:pPr>
        <w:pStyle w:val="Heading2"/>
      </w:pPr>
      <w:r>
        <w:rPr>
          <w:bCs/>
          <w:b/>
        </w:rPr>
        <w:t xml:space="preserve">1.2 One schema change from GDD §7</w:t>
      </w:r>
    </w:p>
    <w:p>
      <w:pPr>
        <w:pStyle w:val="FirstParagraph"/>
      </w:pPr>
      <w:r>
        <w:t xml:space="preserve">Populating the data surfaced a conflation in the original schema: UnitArchetype was carrying both "what a Meeps on a centauroid chassis is" and "who Trav is". Those change at completely different rates — the first is balance data, the second is casting — so they are split:</w:t>
      </w:r>
    </w:p>
    <w:p>
      <w:pPr>
        <w:pStyle w:val="BodyText"/>
      </w:pPr>
      <w:r>
        <w:t xml:space="preserve">interface UnitArchetype { ... } // 12 of these: 4 paths x 3 chassis</w:t>
      </w:r>
    </w:p>
    <w:p>
      <w:pPr>
        <w:pStyle w:val="BodyText"/>
      </w:pPr>
      <w:r>
        <w:t xml:space="preserve">interface PilotRecord {</w:t>
      </w:r>
    </w:p>
    <w:p>
      <w:pPr>
        <w:pStyle w:val="BodyText"/>
      </w:pPr>
      <w:r>
        <w:t xml:space="preserve">id: string; // "pilot_trav"</w:t>
      </w:r>
    </w:p>
    <w:p>
      <w:pPr>
        <w:pStyle w:val="BodyText"/>
      </w:pPr>
      <w:r>
        <w:t xml:space="preserve">displayName: string;</w:t>
      </w:r>
    </w:p>
    <w:p>
      <w:pPr>
        <w:pStyle w:val="BodyText"/>
      </w:pPr>
      <w:r>
        <w:t xml:space="preserve">archetypeId: string; // -&gt; UnitArchetype</w:t>
      </w:r>
    </w:p>
    <w:p>
      <w:pPr>
        <w:pStyle w:val="BodyText"/>
      </w:pPr>
      <w:r>
        <w:t xml:space="preserve">mekId: string; // -&gt; MekArchetype</w:t>
      </w:r>
    </w:p>
    <w:p>
      <w:pPr>
        <w:pStyle w:val="BodyText"/>
      </w:pPr>
      <w:r>
        <w:t xml:space="preserve">tier: Tier; // campaign-persistent, bought in the shop</w:t>
      </w:r>
    </w:p>
    <w:p>
      <w:pPr>
        <w:pStyle w:val="BodyText"/>
      </w:pPr>
      <w:r>
        <w:t xml:space="preserve">}</w:t>
      </w:r>
    </w:p>
    <w:p>
      <w:pPr>
        <w:pStyle w:val="BodyText"/>
      </w:pPr>
      <w:r>
        <w:t xml:space="preserve">The practical payoff: if the outline says a Team One member is Hiopi and I have them as human, you change </w:t>
      </w:r>
      <w:r>
        <w:rPr>
          <w:bCs/>
          <w:b/>
        </w:rPr>
        <w:t xml:space="preserve">one field</w:t>
      </w:r>
      <w:r>
        <w:t xml:space="preserve"> on one pilot record and every stat, movement rule and sprite follows. Without the split you would be editing a duplicated stat block.</w:t>
      </w:r>
    </w:p>
    <w:bookmarkEnd w:id="22"/>
    <w:bookmarkEnd w:id="23"/>
    <w:bookmarkStart w:id="24" w:name="Xc86fabdd525ae15a551f0367564c8bd806a5234"/>
    <w:p>
      <w:pPr>
        <w:pStyle w:val="Heading1"/>
      </w:pPr>
      <w:r>
        <w:rPr>
          <w:bCs/>
          <w:b/>
        </w:rPr>
        <w:t xml:space="preserve">2. Type definitions</w:t>
      </w:r>
    </w:p>
    <w:p>
      <w:pPr>
        <w:pStyle w:val="FirstParagraph"/>
      </w:pPr>
      <w:r>
        <w:t xml:space="preserve">File: src/data/types.ts. Everything else imports from here. The four additions beyond GDD §7 are marked.</w:t>
      </w:r>
    </w:p>
    <w:p>
      <w:pPr>
        <w:pStyle w:val="BodyText"/>
      </w:pPr>
      <w:r>
        <w:t xml:space="preserve">export type Path = "meeps" | "tank" | "reeps" | "munti";</w:t>
      </w:r>
    </w:p>
    <w:p>
      <w:pPr>
        <w:pStyle w:val="BodyText"/>
      </w:pPr>
      <w:r>
        <w:t xml:space="preserve">export type Species = "human" | "hiopi" | "osnius";</w:t>
      </w:r>
    </w:p>
    <w:p>
      <w:pPr>
        <w:pStyle w:val="BodyText"/>
        <w:rPr>
          <w:ins w:id="9023" w:author="Claude" w:date="2026-09-23T11:00:00Z"/>
        </w:rPr>
      </w:pPr>
      <w:ins w:id="9022" w:author="Claude" w:date="2026-09-23T11:00:00Z">
        <w:r>
          <w:t xml:space="preserve">export type Gender = "male" | "female"; // ADDED 13 Sep 2026, see §4.3</w:t>
        </w:r>
      </w:ins>
    </w:p>
    <w:p>
      <w:pPr>
        <w:pStyle w:val="BodyText"/>
      </w:pPr>
      <w:r>
        <w:t xml:space="preserve">export type Chassis = "bipedal" | "centauroid" | "bipedal_vibrissal";</w:t>
      </w:r>
    </w:p>
    <w:p>
      <w:pPr>
        <w:pStyle w:val="BodyText"/>
      </w:pPr>
      <w:r>
        <w:t xml:space="preserve">export type Tier = "G" | "F" | "E" | "D" | "C" | "B" | "A";</w:t>
      </w:r>
    </w:p>
    <w:p>
      <w:pPr>
        <w:pStyle w:val="BodyText"/>
      </w:pPr>
      <w:r>
        <w:t xml:space="preserve">export type MekTrack = "fabricator" | "armorer" | "runemaster"</w:t>
      </w:r>
    </w:p>
    <w:p>
      <w:pPr>
        <w:pStyle w:val="SourceCode"/>
      </w:pPr>
      <w:r>
        <w:rPr>
          <w:rStyle w:val="VerbatimChar"/>
        </w:rPr>
        <w:t xml:space="preserve">                 | "fieldwright" | "quartermaster";</w:t>
      </w:r>
    </w:p>
    <w:p>
      <w:pPr>
        <w:pStyle w:val="FirstParagraph"/>
      </w:pPr>
      <w:r>
        <w:t xml:space="preserve">export type Coord = { x: number; y: number };</w:t>
      </w:r>
    </w:p>
    <w:p>
      <w:pPr>
        <w:pStyle w:val="BodyText"/>
      </w:pPr>
      <w:r>
        <w:t xml:space="preserve">export type TileType =</w:t>
      </w:r>
    </w:p>
    <w:p>
      <w:pPr>
        <w:pStyle w:val="BodyText"/>
      </w:pPr>
      <w:r>
        <w:t xml:space="preserve">| "plain" | "road" | "scrub" | "rubble" | "structure"</w:t>
      </w:r>
    </w:p>
    <w:p>
      <w:pPr>
        <w:pStyle w:val="BodyText"/>
      </w:pPr>
      <w:r>
        <w:t xml:space="preserve">| "bloom_mat" | "ridge" | "sump" | "deploy" | "spawn"</w:t>
      </w:r>
    </w:p>
    <w:p>
      <w:pPr>
        <w:pStyle w:val="BodyText"/>
      </w:pPr>
      <w:r>
        <w:t xml:space="preserve">| "exit" | "hold" | "wall";</w:t>
      </w:r>
    </w:p>
    <w:p>
      <w:pPr>
        <w:pStyle w:val="BodyText"/>
      </w:pPr>
      <w:r>
        <w:t xml:space="preserve">export interface TileDef {</w:t>
      </w:r>
    </w:p>
    <w:p>
      <w:pPr>
        <w:pStyle w:val="BodyText"/>
      </w:pPr>
      <w:r>
        <w:t xml:space="preserve">id: TileType;</w:t>
      </w:r>
    </w:p>
    <w:p>
      <w:pPr>
        <w:pStyle w:val="BodyText"/>
      </w:pPr>
      <w:r>
        <w:t xml:space="preserve">displayName: string;</w:t>
      </w:r>
    </w:p>
    <w:p>
      <w:pPr>
        <w:pStyle w:val="BodyText"/>
      </w:pPr>
      <w:r>
        <w:t xml:space="preserve">moveCost: { bipedal: number; centauroid: number; flying: number };</w:t>
      </w:r>
    </w:p>
    <w:p>
      <w:pPr>
        <w:pStyle w:val="BodyText"/>
      </w:pPr>
      <w:r>
        <w:t xml:space="preserve">defenceStars: number;</w:t>
      </w:r>
    </w:p>
    <w:p>
      <w:pPr>
        <w:pStyle w:val="BodyText"/>
      </w:pPr>
      <w:r>
        <w:t xml:space="preserve">turnStartDamage?: number; // bloom_mat acid</w:t>
      </w:r>
    </w:p>
    <w:p>
      <w:pPr>
        <w:pStyle w:val="BodyText"/>
      </w:pPr>
      <w:r>
        <w:t xml:space="preserve">turnStartRepair?: number; // deploy pad</w:t>
      </w:r>
    </w:p>
    <w:p>
      <w:pPr>
        <w:pStyle w:val="BodyText"/>
      </w:pPr>
      <w:r>
        <w:t xml:space="preserve">reepsRangeBonus?: number; // ridge</w:t>
      </w:r>
    </w:p>
    <w:p>
      <w:pPr>
        <w:pStyle w:val="BodyText"/>
      </w:pPr>
      <w:r>
        <w:t xml:space="preserve">passableGround: boolean;</w:t>
      </w:r>
    </w:p>
    <w:p>
      <w:pPr>
        <w:pStyle w:val="BodyText"/>
      </w:pPr>
      <w:r>
        <w:t xml:space="preserve">}</w:t>
      </w:r>
    </w:p>
    <w:p>
      <w:pPr>
        <w:pStyle w:val="BodyText"/>
      </w:pPr>
      <w:r>
        <w:t xml:space="preserve">export interface UnitArchetype {</w:t>
      </w:r>
    </w:p>
    <w:p>
      <w:pPr>
        <w:pStyle w:val="BodyText"/>
      </w:pPr>
      <w:r>
        <w:t xml:space="preserve">id: string;</w:t>
      </w:r>
    </w:p>
    <w:p>
      <w:pPr>
        <w:pStyle w:val="BodyText"/>
      </w:pPr>
      <w:r>
        <w:t xml:space="preserve">displayName: string;</w:t>
      </w:r>
    </w:p>
    <w:p>
      <w:pPr>
        <w:pStyle w:val="BodyText"/>
      </w:pPr>
      <w:r>
        <w:t xml:space="preserve">path: Path;</w:t>
      </w:r>
    </w:p>
    <w:p>
      <w:pPr>
        <w:pStyle w:val="BodyText"/>
      </w:pPr>
      <w:r>
        <w:t xml:space="preserve">species: Species;</w:t>
      </w:r>
    </w:p>
    <w:p>
      <w:pPr>
        <w:pStyle w:val="BodyText"/>
      </w:pPr>
      <w:r>
        <w:t xml:space="preserve">chassis: Chassis;</w:t>
      </w:r>
    </w:p>
    <w:p>
      <w:pPr>
        <w:pStyle w:val="BodyText"/>
      </w:pPr>
      <w:r>
        <w:t xml:space="preserve">baseHp: number;</w:t>
      </w:r>
    </w:p>
    <w:p>
      <w:pPr>
        <w:pStyle w:val="BodyText"/>
      </w:pPr>
      <w:r>
        <w:t xml:space="preserve">moveRange: number;</w:t>
      </w:r>
    </w:p>
    <w:p>
      <w:pPr>
        <w:pStyle w:val="BodyText"/>
      </w:pPr>
      <w:r>
        <w:t xml:space="preserve">attackRange: [number, number];</w:t>
      </w:r>
    </w:p>
    <w:p>
      <w:pPr>
        <w:pStyle w:val="BodyText"/>
      </w:pPr>
      <w:r>
        <w:t xml:space="preserve">baseAttack: number; // 100 = the matrix as written</w:t>
      </w:r>
    </w:p>
    <w:p>
      <w:pPr>
        <w:pStyle w:val="BodyText"/>
      </w:pPr>
      <w:r>
        <w:t xml:space="preserve">baseDefense: number; // 100 = the matrix as written</w:t>
      </w:r>
    </w:p>
    <w:p>
      <w:pPr>
        <w:pStyle w:val="BodyText"/>
      </w:pPr>
      <w:r>
        <w:t xml:space="preserve">vision: number;</w:t>
      </w:r>
    </w:p>
    <w:p>
      <w:pPr>
        <w:pStyle w:val="BodyText"/>
      </w:pPr>
      <w:r>
        <w:t xml:space="preserve">canCounter: boolean;</w:t>
      </w:r>
    </w:p>
    <w:p>
      <w:pPr>
        <w:pStyle w:val="BodyText"/>
      </w:pPr>
      <w:r>
        <w:t xml:space="preserve">counterMaxRange: number; // 1 for every unit in the slice, including</w:t>
      </w:r>
    </w:p>
    <w:p>
      <w:pPr>
        <w:pStyle w:val="SourceCode"/>
      </w:pPr>
      <w:r>
        <w:rPr>
          <w:rStyle w:val="VerbatimChar"/>
        </w:rPr>
        <w:t xml:space="preserve">                         // the Munti, whose ATTACK range is 2</w:t>
      </w:r>
    </w:p>
    <w:p>
      <w:pPr>
        <w:pStyle w:val="FirstParagraph"/>
      </w:pPr>
      <w:r>
        <w:t xml:space="preserve">abilities: string[];</w:t>
      </w:r>
    </w:p>
    <w:p>
      <w:pPr>
        <w:pStyle w:val="BodyText"/>
      </w:pPr>
      <w:r>
        <w:t xml:space="preserve">spriteKey: string;</w:t>
      </w:r>
    </w:p>
    <w:p>
      <w:pPr>
        <w:pStyle w:val="BodyText"/>
      </w:pPr>
      <w:r>
        <w:t xml:space="preserve">}</w:t>
      </w:r>
    </w:p>
    <w:p>
      <w:pPr>
        <w:pStyle w:val="BodyText"/>
      </w:pPr>
      <w:r>
        <w:t xml:space="preserve">// ADDED (see 1.2): casting is separate from balance data.</w:t>
      </w:r>
    </w:p>
    <w:p>
      <w:pPr>
        <w:pStyle w:val="BodyText"/>
      </w:pPr>
      <w:r>
        <w:t xml:space="preserve">export interface PilotRecord {</w:t>
      </w:r>
    </w:p>
    <w:p>
      <w:pPr>
        <w:pStyle w:val="BodyText"/>
      </w:pPr>
      <w:r>
        <w:t xml:space="preserve">id: string;</w:t>
      </w:r>
    </w:p>
    <w:p>
      <w:pPr>
        <w:pStyle w:val="BodyText"/>
      </w:pPr>
      <w:r>
        <w:t xml:space="preserve">displayName: string;</w:t>
      </w:r>
    </w:p>
    <w:p>
      <w:pPr>
        <w:pStyle w:val="BodyText"/>
        <w:rPr>
          <w:ins w:id="9025" w:author="Claude" w:date="2026-09-23T11:00:00Z"/>
        </w:rPr>
      </w:pPr>
      <w:ins w:id="9024" w:author="Claude" w:date="2026-09-23T11:00:00Z">
        <w:r>
          <w:t xml:space="preserve">gender?: Gender; // ADDED 13 Sep 2026. Optional on the type only so older saves still load; every authored pilot sets it, and a generated recruit rolls it before its name (§4.3).</w:t>
        </w:r>
      </w:ins>
    </w:p>
    <w:p>
      <w:pPr>
        <w:pStyle w:val="BodyText"/>
      </w:pPr>
      <w:r>
        <w:t xml:space="preserve">archetypeId: string;</w:t>
      </w:r>
    </w:p>
    <w:p>
      <w:pPr>
        <w:pStyle w:val="BodyText"/>
      </w:pPr>
      <w:r>
        <w:t xml:space="preserve">mekId: string;</w:t>
      </w:r>
    </w:p>
    <w:p>
      <w:pPr>
        <w:pStyle w:val="BodyText"/>
      </w:pPr>
      <w:r>
        <w:t xml:space="preserve">tier: Tier;</w:t>
      </w:r>
    </w:p>
    <w:p>
      <w:pPr>
        <w:pStyle w:val="BodyText"/>
      </w:pPr>
      <w:r>
        <w:t xml:space="preserve">}</w:t>
      </w:r>
    </w:p>
    <w:p>
      <w:pPr>
        <w:pStyle w:val="BodyText"/>
      </w:pPr>
      <w:r>
        <w:t xml:space="preserve">export interface MekArchetype {</w:t>
      </w:r>
    </w:p>
    <w:p>
      <w:pPr>
        <w:pStyle w:val="BodyText"/>
      </w:pPr>
      <w:r>
        <w:t xml:space="preserve">id: string;</w:t>
      </w:r>
    </w:p>
    <w:p>
      <w:pPr>
        <w:pStyle w:val="BodyText"/>
      </w:pPr>
      <w:r>
        <w:t xml:space="preserve">displayName: string;</w:t>
      </w:r>
    </w:p>
    <w:p>
      <w:pPr>
        <w:pStyle w:val="BodyText"/>
      </w:pPr>
      <w:r>
        <w:t xml:space="preserve">primary: MekTrack;</w:t>
      </w:r>
    </w:p>
    <w:p>
      <w:pPr>
        <w:pStyle w:val="BodyText"/>
      </w:pPr>
      <w:r>
        <w:t xml:space="preserve">secondary: MekTrack | null;</w:t>
      </w:r>
    </w:p>
    <w:p>
      <w:pPr>
        <w:pStyle w:val="BodyText"/>
      </w:pPr>
      <w:r>
        <w:t xml:space="preserve">spareParts: number; // campaign-persistent, fabricator only</w:t>
      </w:r>
    </w:p>
    <w:p>
      <w:pPr>
        <w:pStyle w:val="BodyText"/>
      </w:pPr>
      <w:r>
        <w:t xml:space="preserve">}</w:t>
      </w:r>
    </w:p>
    <w:p>
      <w:pPr>
        <w:pStyle w:val="BodyText"/>
      </w:pPr>
      <w:r>
        <w:t xml:space="preserve">export interface BloomArchetype {</w:t>
      </w:r>
    </w:p>
    <w:p>
      <w:pPr>
        <w:pStyle w:val="BodyText"/>
      </w:pPr>
      <w:r>
        <w:t xml:space="preserve">id: string;</w:t>
      </w:r>
    </w:p>
    <w:p>
      <w:pPr>
        <w:pStyle w:val="BodyText"/>
      </w:pPr>
      <w:r>
        <w:t xml:space="preserve">displayName: string;</w:t>
      </w:r>
    </w:p>
    <w:p>
      <w:pPr>
        <w:pStyle w:val="BodyText"/>
      </w:pPr>
      <w:r>
        <w:t xml:space="preserve">weaponType: "claws" | "spines" | "acid" | "sonic"</w:t>
      </w:r>
    </w:p>
    <w:p>
      <w:pPr>
        <w:pStyle w:val="SourceCode"/>
      </w:pPr>
      <w:r>
        <w:rPr>
          <w:rStyle w:val="VerbatimChar"/>
        </w:rPr>
        <w:t xml:space="preserve">        | "concussive" | "projectile" | "energy";</w:t>
      </w:r>
    </w:p>
    <w:p>
      <w:pPr>
        <w:pStyle w:val="FirstParagraph"/>
      </w:pPr>
      <w:r>
        <w:t xml:space="preserve">movementType: "burrow" | "swarm" | "flight_membrane"</w:t>
      </w:r>
    </w:p>
    <w:p>
      <w:pPr>
        <w:pStyle w:val="SourceCode"/>
      </w:pPr>
      <w:r>
        <w:rPr>
          <w:rStyle w:val="VerbatimChar"/>
        </w:rPr>
        <w:t xml:space="preserve">          | "flight_spore" | "limbless" | "sessile";</w:t>
      </w:r>
    </w:p>
    <w:p>
      <w:pPr>
        <w:pStyle w:val="FirstParagraph"/>
      </w:pPr>
      <w:r>
        <w:t xml:space="preserve">perception: "compound" | "thermal" | "seismic" | "chemical" | "blind";</w:t>
      </w:r>
    </w:p>
    <w:p>
      <w:pPr>
        <w:pStyle w:val="BodyText"/>
      </w:pPr>
      <w:r>
        <w:t xml:space="preserve">intelligence: "reflexive" | "pack" | "emergent";</w:t>
      </w:r>
    </w:p>
    <w:p>
      <w:pPr>
        <w:pStyle w:val="BodyText"/>
      </w:pPr>
      <w:r>
        <w:t xml:space="preserve">endurance: number;</w:t>
      </w:r>
    </w:p>
    <w:p>
      <w:pPr>
        <w:pStyle w:val="BodyText"/>
      </w:pPr>
      <w:r>
        <w:t xml:space="preserve">vitality: number;</w:t>
      </w:r>
    </w:p>
    <w:p>
      <w:pPr>
        <w:pStyle w:val="BodyText"/>
      </w:pPr>
      <w:r>
        <w:t xml:space="preserve">moveRange: number;</w:t>
      </w:r>
    </w:p>
    <w:p>
      <w:pPr>
        <w:pStyle w:val="BodyText"/>
      </w:pPr>
      <w:r>
        <w:t xml:space="preserve">attackRange: [number, number];</w:t>
      </w:r>
    </w:p>
    <w:p>
      <w:pPr>
        <w:pStyle w:val="BodyText"/>
      </w:pPr>
      <w:r>
        <w:t xml:space="preserve">attackPower: number; // damage vs a 100-defence target at full endurance</w:t>
      </w:r>
    </w:p>
    <w:p>
      <w:pPr>
        <w:pStyle w:val="BodyText"/>
      </w:pPr>
      <w:r>
        <w:t xml:space="preserve">vision: number;</w:t>
      </w:r>
    </w:p>
    <w:p>
      <w:pPr>
        <w:pStyle w:val="BodyText"/>
      </w:pPr>
      <w:r>
        <w:t xml:space="preserve">swarmSize?: [number, number];</w:t>
      </w:r>
    </w:p>
    <w:p>
      <w:pPr>
        <w:pStyle w:val="BodyText"/>
      </w:pPr>
      <w:r>
        <w:t xml:space="preserve">onHit?: string; // effect id</w:t>
      </w:r>
    </w:p>
    <w:p>
      <w:pPr>
        <w:pStyle w:val="BodyText"/>
      </w:pPr>
      <w:r>
        <w:t xml:space="preserve">colorPalette: string[]; // PLACEHOLDER hex until the Bioterror families land</w:t>
      </w:r>
    </w:p>
    <w:p>
      <w:pPr>
        <w:pStyle w:val="BodyText"/>
      </w:pPr>
      <w:r>
        <w:t xml:space="preserve">spriteKey: string;</w:t>
      </w:r>
    </w:p>
    <w:p>
      <w:pPr>
        <w:pStyle w:val="BodyText"/>
      </w:pPr>
      <w:r>
        <w:t xml:space="preserve">}</w:t>
      </w:r>
    </w:p>
    <w:p>
      <w:pPr>
        <w:pStyle w:val="BodyText"/>
      </w:pPr>
      <w:r>
        <w:t xml:space="preserve">export interface MapDefinition {</w:t>
      </w:r>
    </w:p>
    <w:p>
      <w:pPr>
        <w:pStyle w:val="BodyText"/>
      </w:pPr>
      <w:r>
        <w:t xml:space="preserve">id: string;</w:t>
      </w:r>
    </w:p>
    <w:p>
      <w:pPr>
        <w:pStyle w:val="BodyText"/>
      </w:pPr>
      <w:r>
        <w:t xml:space="preserve">name: string;</w:t>
      </w:r>
    </w:p>
    <w:p>
      <w:pPr>
        <w:pStyle w:val="BodyText"/>
      </w:pPr>
      <w:r>
        <w:t xml:space="preserve">width: number;</w:t>
      </w:r>
    </w:p>
    <w:p>
      <w:pPr>
        <w:pStyle w:val="BodyText"/>
      </w:pPr>
      <w:r>
        <w:t xml:space="preserve">height: number;</w:t>
      </w:r>
    </w:p>
    <w:p>
      <w:pPr>
        <w:pStyle w:val="BodyText"/>
      </w:pPr>
      <w:r>
        <w:t xml:space="preserve">tiles: TileType[][];</w:t>
      </w:r>
    </w:p>
    <w:p>
      <w:pPr>
        <w:pStyle w:val="BodyText"/>
      </w:pPr>
      <w:r>
        <w:t xml:space="preserve">deployZones: { player: Coord[]; enemy: Coord[] };</w:t>
      </w:r>
    </w:p>
    <w:p>
      <w:pPr>
        <w:pStyle w:val="BodyText"/>
      </w:pPr>
      <w:r>
        <w:t xml:space="preserve">exitTiles?: Coord[];</w:t>
      </w:r>
    </w:p>
    <w:p>
      <w:pPr>
        <w:pStyle w:val="BodyText"/>
      </w:pPr>
      <w:r>
        <w:t xml:space="preserve">holdZone?: Coord[];</w:t>
      </w:r>
    </w:p>
    <w:p>
      <w:pPr>
        <w:pStyle w:val="BodyText"/>
      </w:pPr>
      <w:r>
        <w:t xml:space="preserve">}</w:t>
      </w:r>
    </w:p>
    <w:p>
      <w:pPr>
        <w:pStyle w:val="BodyText"/>
      </w:pPr>
      <w:r>
        <w:t xml:space="preserve">export interface EnemyWave {</w:t>
      </w:r>
    </w:p>
    <w:p>
      <w:pPr>
        <w:pStyle w:val="BodyText"/>
      </w:pPr>
      <w:r>
        <w:t xml:space="preserve">archetypeId: string;</w:t>
      </w:r>
    </w:p>
    <w:p>
      <w:pPr>
        <w:pStyle w:val="BodyText"/>
      </w:pPr>
      <w:r>
        <w:t xml:space="preserve">count: number;</w:t>
      </w:r>
    </w:p>
    <w:p>
      <w:pPr>
        <w:pStyle w:val="BodyText"/>
      </w:pPr>
      <w:r>
        <w:t xml:space="preserve">atTurn: number;</w:t>
      </w:r>
    </w:p>
    <w:p>
      <w:pPr>
        <w:pStyle w:val="BodyText"/>
      </w:pPr>
      <w:r>
        <w:t xml:space="preserve">spawnAt: "enemy_deploy" | Coord[];</w:t>
      </w:r>
    </w:p>
    <w:p>
      <w:pPr>
        <w:pStyle w:val="BodyText"/>
      </w:pPr>
      <w:r>
        <w:t xml:space="preserve">burrowed?: boolean;</w:t>
      </w:r>
    </w:p>
    <w:p>
      <w:pPr>
        <w:pStyle w:val="BodyText"/>
      </w:pPr>
      <w:r>
        <w:t xml:space="preserve">}</w:t>
      </w:r>
    </w:p>
    <w:p>
      <w:pPr>
        <w:pStyle w:val="BodyText"/>
      </w:pPr>
      <w:r>
        <w:t xml:space="preserve">export interface MissionEvent {</w:t>
      </w:r>
    </w:p>
    <w:p>
      <w:pPr>
        <w:pStyle w:val="BodyText"/>
      </w:pPr>
      <w:r>
        <w:t xml:space="preserve">id: string;</w:t>
      </w:r>
    </w:p>
    <w:p>
      <w:pPr>
        <w:pStyle w:val="BodyText"/>
      </w:pPr>
      <w:r>
        <w:t xml:space="preserve">trigger:</w:t>
      </w:r>
    </w:p>
    <w:p>
      <w:pPr>
        <w:pStyle w:val="SourceCode"/>
      </w:pPr>
      <w:r>
        <w:rPr>
          <w:rStyle w:val="VerbatimChar"/>
        </w:rPr>
        <w:t xml:space="preserve">| { type: "turn_start"; turn: number; repeatEvery?: number }  // ADDED repeatEvery</w:t>
      </w:r>
      <w:r>
        <w:br/>
        <w:br/>
      </w:r>
      <w:r>
        <w:rPr>
          <w:rStyle w:val="VerbatimChar"/>
        </w:rPr>
        <w:t xml:space="preserve">| { type: "zone_entered"; zone: Coord[] }</w:t>
      </w:r>
      <w:r>
        <w:br/>
        <w:br/>
      </w:r>
      <w:r>
        <w:rPr>
          <w:rStyle w:val="VerbatimChar"/>
        </w:rPr>
        <w:t xml:space="preserve">| { type: "unit_downed"; unitId: string }</w:t>
      </w:r>
      <w:r>
        <w:br/>
        <w:br/>
      </w:r>
      <w:r>
        <w:rPr>
          <w:rStyle w:val="VerbatimChar"/>
        </w:rPr>
        <w:t xml:space="preserve">| { type: "objective_complete" };</w:t>
      </w:r>
    </w:p>
    <w:p>
      <w:pPr>
        <w:pStyle w:val="FirstParagraph"/>
      </w:pPr>
      <w:r>
        <w:t xml:space="preserve">action:</w:t>
      </w:r>
    </w:p>
    <w:p>
      <w:pPr>
        <w:pStyle w:val="SourceCode"/>
      </w:pPr>
      <w:r>
        <w:rPr>
          <w:rStyle w:val="VerbatimChar"/>
        </w:rPr>
        <w:t xml:space="preserve">| { type: "spawn"; archetypeIds: string[]; at: Coord[]; tier?: Tier }</w:t>
      </w:r>
      <w:r>
        <w:br/>
        <w:br/>
      </w:r>
      <w:r>
        <w:rPr>
          <w:rStyle w:val="VerbatimChar"/>
        </w:rPr>
        <w:t xml:space="preserve">| { type: "reveal"; at: Coord[] }</w:t>
      </w:r>
      <w:r>
        <w:br/>
        <w:br/>
      </w:r>
      <w:r>
        <w:rPr>
          <w:rStyle w:val="VerbatimChar"/>
        </w:rPr>
        <w:t xml:space="preserve">| { type: "dialogue"; text: string }</w:t>
      </w:r>
      <w:r>
        <w:br/>
        <w:br/>
      </w:r>
      <w:r>
        <w:rPr>
          <w:rStyle w:val="VerbatimChar"/>
        </w:rPr>
        <w:t xml:space="preserve">| { type: "remove_from_roster"; unitIds: string[] };</w:t>
      </w:r>
    </w:p>
    <w:p>
      <w:pPr>
        <w:pStyle w:val="FirstParagraph"/>
      </w:pPr>
      <w:r>
        <w:t xml:space="preserve">once: boolean;</w:t>
      </w:r>
    </w:p>
    <w:p>
      <w:pPr>
        <w:pStyle w:val="BodyText"/>
      </w:pPr>
      <w:r>
        <w:t xml:space="preserve">guardGroup?: string; // ADDED: events sharing a guardGroup fire at most once</w:t>
      </w:r>
    </w:p>
    <w:p>
      <w:pPr>
        <w:pStyle w:val="SourceCode"/>
      </w:pPr>
      <w:r>
        <w:rPr>
          <w:rStyle w:val="VerbatimChar"/>
        </w:rPr>
        <w:t xml:space="preserve">                     // between them. Lets "on turn 4 OR on entering the</w:t>
      </w:r>
      <w:r>
        <w:br/>
        <w:br/>
      </w:r>
      <w:r>
        <w:rPr>
          <w:rStyle w:val="VerbatimChar"/>
        </w:rPr>
        <w:t xml:space="preserve">                     // zone" be two clean events instead of a compound one.</w:t>
      </w:r>
    </w:p>
    <w:p>
      <w:pPr>
        <w:pStyle w:val="FirstParagraph"/>
      </w:pPr>
      <w:r>
        <w:t xml:space="preserve">}</w:t>
      </w:r>
    </w:p>
    <w:p>
      <w:pPr>
        <w:pStyle w:val="BodyText"/>
      </w:pPr>
      <w:r>
        <w:t xml:space="preserve">export interface CampaignMission {</w:t>
      </w:r>
    </w:p>
    <w:p>
      <w:pPr>
        <w:pStyle w:val="BodyText"/>
      </w:pPr>
      <w:r>
        <w:t xml:space="preserve">id: string;</w:t>
      </w:r>
    </w:p>
    <w:p>
      <w:pPr>
        <w:pStyle w:val="BodyText"/>
      </w:pPr>
      <w:r>
        <w:t xml:space="preserve">displayName: string;</w:t>
      </w:r>
    </w:p>
    <w:p>
      <w:pPr>
        <w:pStyle w:val="BodyText"/>
      </w:pPr>
      <w:r>
        <w:t xml:space="preserve">mapId: string;</w:t>
      </w:r>
    </w:p>
    <w:p>
      <w:pPr>
        <w:pStyle w:val="BodyText"/>
      </w:pPr>
      <w:r>
        <w:t xml:space="preserve">briefing: string;</w:t>
      </w:r>
    </w:p>
    <w:p>
      <w:pPr>
        <w:pStyle w:val="BodyText"/>
      </w:pPr>
      <w:r>
        <w:t xml:space="preserve">objective: "eliminate_all" | "hold_zone" | "extract_unit";</w:t>
      </w:r>
    </w:p>
    <w:p>
      <w:pPr>
        <w:pStyle w:val="BodyText"/>
      </w:pPr>
      <w:r>
        <w:t xml:space="preserve">objectiveParams: { turnLimit: number; holdUntilTurn?: number;</w:t>
      </w:r>
    </w:p>
    <w:p>
      <w:pPr>
        <w:pStyle w:val="SourceCode"/>
      </w:pPr>
      <w:r>
        <w:rPr>
          <w:rStyle w:val="VerbatimChar"/>
        </w:rPr>
        <w:t xml:space="preserve">                 extractUnitId?: string };</w:t>
      </w:r>
    </w:p>
    <w:p>
      <w:pPr>
        <w:pStyle w:val="FirstParagraph"/>
      </w:pPr>
      <w:r>
        <w:t xml:space="preserve">playerPilotIds: string[];</w:t>
      </w:r>
    </w:p>
    <w:p>
      <w:pPr>
        <w:pStyle w:val="BodyText"/>
      </w:pPr>
      <w:r>
        <w:t xml:space="preserve">enemyWaves: EnemyWave[];</w:t>
      </w:r>
    </w:p>
    <w:p>
      <w:pPr>
        <w:pStyle w:val="BodyText"/>
      </w:pPr>
      <w:r>
        <w:t xml:space="preserve">events: MissionEvent[];</w:t>
      </w:r>
    </w:p>
    <w:p>
      <w:pPr>
        <w:pStyle w:val="BodyText"/>
      </w:pPr>
      <w:r>
        <w:t xml:space="preserve">rewardPoints: number;</w:t>
      </w:r>
    </w:p>
    <w:p>
      <w:pPr>
        <w:pStyle w:val="BodyText"/>
      </w:pPr>
      <w:r>
        <w:t xml:space="preserve">heirloomCharge: "locked" | "visible_capped" | "available";</w:t>
      </w:r>
    </w:p>
    <w:p>
      <w:pPr>
        <w:pStyle w:val="BodyText"/>
      </w:pPr>
      <w:r>
        <w:t xml:space="preserve">}</w:t>
      </w:r>
    </w:p>
    <w:bookmarkEnd w:id="24"/>
    <w:bookmarkStart w:id="26" w:name="Xb0fa1dba6acbbb28d3ad986c85af0639822a1fc"/>
    <w:p>
      <w:pPr>
        <w:pStyle w:val="Heading1"/>
      </w:pPr>
      <w:r>
        <w:rPr>
          <w:bCs/>
          <w:b/>
        </w:rPr>
        <w:t xml:space="preserve">3. Unit archetypes</w:t>
      </w:r>
    </w:p>
    <w:p>
      <w:pPr>
        <w:pStyle w:val="FirstParagraph"/>
      </w:pPr>
      <w:r>
        <w:t xml:space="preserve">File: src/data/units.ts. Twelve archetypes — four paths across three chassis. All values are G tier; tier modifiers (§7) are applied at runtime, never baked into these rows.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Chassis</w:t>
            </w:r>
          </w:p>
        </w:tc>
        <w:tc>
          <w:tcPr/>
          <w:p>
            <w:pPr>
              <w:pStyle w:val="Compact"/>
              <w:jc w:val="left"/>
            </w:pPr>
            <w:r>
              <w:rPr>
                <w:bCs/>
                <w:b/>
              </w:rPr>
              <w:t xml:space="preserve">HP</w:t>
            </w:r>
          </w:p>
        </w:tc>
        <w:tc>
          <w:tcPr/>
          <w:p>
            <w:pPr>
              <w:pStyle w:val="Compact"/>
              <w:jc w:val="left"/>
            </w:pPr>
            <w:r>
              <w:rPr>
                <w:bCs/>
                <w:b/>
              </w:rPr>
              <w:t xml:space="preserve">Mv</w:t>
            </w:r>
          </w:p>
        </w:tc>
        <w:tc>
          <w:tcPr/>
          <w:p>
            <w:pPr>
              <w:pStyle w:val="Compact"/>
              <w:jc w:val="left"/>
            </w:pPr>
            <w:r>
              <w:rPr>
                <w:bCs/>
                <w:b/>
              </w:rPr>
              <w:t xml:space="preserve">Range</w:t>
            </w:r>
          </w:p>
        </w:tc>
        <w:tc>
          <w:tcPr/>
          <w:p>
            <w:pPr>
              <w:pStyle w:val="Compact"/>
              <w:jc w:val="left"/>
            </w:pPr>
            <w:r>
              <w:rPr>
                <w:bCs/>
                <w:b/>
              </w:rPr>
              <w:t xml:space="preserve">Vis</w:t>
            </w:r>
          </w:p>
        </w:tc>
        <w:tc>
          <w:tcPr/>
          <w:p>
            <w:pPr>
              <w:pStyle w:val="Compact"/>
              <w:jc w:val="left"/>
            </w:pPr>
            <w:r>
              <w:rPr>
                <w:bCs/>
                <w:b/>
              </w:rPr>
              <w:t xml:space="preserve">Ctr</w:t>
            </w:r>
          </w:p>
        </w:tc>
        <w:tc>
          <w:tcPr/>
          <w:p>
            <w:pPr>
              <w:pStyle w:val="Compact"/>
              <w:jc w:val="left"/>
            </w:pPr>
            <w:r>
              <w:rPr>
                <w:bCs/>
                <w:b/>
              </w:rPr>
              <w:t xml:space="preserve">Abilities</w:t>
            </w:r>
          </w:p>
        </w:tc>
      </w:tr>
      <w:tr>
        <w:tc>
          <w:tcPr/>
          <w:p>
            <w:pPr>
              <w:pStyle w:val="Compact"/>
              <w:jc w:val="left"/>
            </w:pPr>
            <w:r>
              <w:t xml:space="preserve">arch_meeps_bipedal</w:t>
            </w:r>
          </w:p>
        </w:tc>
        <w:tc>
          <w:tcPr/>
          <w:p>
            <w:pPr>
              <w:pStyle w:val="Compact"/>
              <w:jc w:val="left"/>
            </w:pPr>
            <w:r>
              <w:t xml:space="preserve">meeps</w:t>
            </w:r>
          </w:p>
        </w:tc>
        <w:tc>
          <w:tcPr/>
          <w:p>
            <w:pPr>
              <w:pStyle w:val="Compact"/>
              <w:jc w:val="left"/>
            </w:pPr>
            <w:r>
              <w:t xml:space="preserve">human</w:t>
            </w:r>
          </w:p>
        </w:tc>
        <w:tc>
          <w:tcPr/>
          <w:p>
            <w:pPr>
              <w:pStyle w:val="Compact"/>
              <w:jc w:val="left"/>
            </w:pPr>
            <w:r>
              <w:t xml:space="preserve">105</w:t>
            </w:r>
          </w:p>
        </w:tc>
        <w:tc>
          <w:tcPr/>
          <w:p>
            <w:pPr>
              <w:pStyle w:val="Compact"/>
              <w:jc w:val="left"/>
            </w:pPr>
            <w:r>
              <w:t xml:space="preserve">6</w:t>
            </w:r>
          </w:p>
        </w:tc>
        <w:tc>
          <w:tcPr/>
          <w:p>
            <w:pPr>
              <w:pStyle w:val="Compact"/>
              <w:jc w:val="left"/>
            </w:pPr>
            <w:r>
              <w:t xml:space="preserve">1–1</w:t>
            </w:r>
          </w:p>
        </w:tc>
        <w:tc>
          <w:tcPr/>
          <w:p>
            <w:pPr>
              <w:pStyle w:val="Compact"/>
              <w:jc w:val="left"/>
            </w:pPr>
            <w:r>
              <w:t xml:space="preserve">4</w:t>
            </w:r>
          </w:p>
        </w:tc>
        <w:tc>
          <w:tcPr/>
          <w:p>
            <w:pPr>
              <w:pStyle w:val="Compact"/>
              <w:jc w:val="left"/>
            </w:pPr>
            <w:r>
              <w:t xml:space="preserve">Y</w:t>
            </w:r>
          </w:p>
        </w:tc>
        <w:tc>
          <w:tcPr/>
          <w:p>
            <w:pPr>
              <w:pStyle w:val="Compact"/>
              <w:jc w:val="left"/>
            </w:pPr>
            <w:r>
              <w:t xml:space="preserve">—</w:t>
            </w:r>
          </w:p>
        </w:tc>
      </w:tr>
      <w:tr>
        <w:tc>
          <w:tcPr/>
          <w:p>
            <w:pPr>
              <w:pStyle w:val="Compact"/>
              <w:jc w:val="left"/>
            </w:pPr>
            <w:r>
              <w:t xml:space="preserve">arch_meeps_centauroid</w:t>
            </w:r>
          </w:p>
        </w:tc>
        <w:tc>
          <w:tcPr/>
          <w:p>
            <w:pPr>
              <w:pStyle w:val="Compact"/>
              <w:jc w:val="left"/>
            </w:pPr>
            <w:r>
              <w:t xml:space="preserve">meeps</w:t>
            </w:r>
          </w:p>
        </w:tc>
        <w:tc>
          <w:tcPr/>
          <w:p>
            <w:pPr>
              <w:pStyle w:val="Compact"/>
              <w:jc w:val="left"/>
            </w:pPr>
            <w:r>
              <w:t xml:space="preserve">hiopi</w:t>
            </w:r>
          </w:p>
        </w:tc>
        <w:tc>
          <w:tcPr/>
          <w:p>
            <w:pPr>
              <w:pStyle w:val="Compact"/>
              <w:jc w:val="left"/>
            </w:pPr>
            <w:r>
              <w:t xml:space="preserve">100</w:t>
            </w:r>
          </w:p>
        </w:tc>
        <w:tc>
          <w:tcPr/>
          <w:p>
            <w:pPr>
              <w:pStyle w:val="Compact"/>
              <w:jc w:val="left"/>
            </w:pPr>
            <w:r>
              <w:t xml:space="preserve">6</w:t>
            </w:r>
          </w:p>
        </w:tc>
        <w:tc>
          <w:tcPr/>
          <w:p>
            <w:pPr>
              <w:pStyle w:val="Compact"/>
              <w:jc w:val="left"/>
            </w:pPr>
            <w:r>
              <w:t xml:space="preserve">1–1</w:t>
            </w:r>
          </w:p>
        </w:tc>
        <w:tc>
          <w:tcPr/>
          <w:p>
            <w:pPr>
              <w:pStyle w:val="Compact"/>
              <w:jc w:val="left"/>
            </w:pPr>
            <w:r>
              <w:t xml:space="preserve">4</w:t>
            </w:r>
          </w:p>
        </w:tc>
        <w:tc>
          <w:tcPr/>
          <w:p>
            <w:pPr>
              <w:pStyle w:val="Compact"/>
              <w:jc w:val="left"/>
            </w:pPr>
            <w:r>
              <w:t xml:space="preserve">Y</w:t>
            </w:r>
          </w:p>
        </w:tc>
        <w:tc>
          <w:tcPr/>
          <w:p>
            <w:pPr>
              <w:pStyle w:val="Compact"/>
              <w:jc w:val="left"/>
            </w:pPr>
            <w:r>
              <w:t xml:space="preserve">charge</w:t>
            </w:r>
          </w:p>
        </w:tc>
      </w:tr>
      <w:tr>
        <w:tc>
          <w:tcPr/>
          <w:p>
            <w:pPr>
              <w:pStyle w:val="Compact"/>
              <w:jc w:val="left"/>
            </w:pPr>
            <w:r>
              <w:t xml:space="preserve">arch_meeps_vibrissal</w:t>
            </w:r>
          </w:p>
        </w:tc>
        <w:tc>
          <w:tcPr/>
          <w:p>
            <w:pPr>
              <w:pStyle w:val="Compact"/>
              <w:jc w:val="left"/>
            </w:pPr>
            <w:r>
              <w:t xml:space="preserve">meeps</w:t>
            </w:r>
          </w:p>
        </w:tc>
        <w:tc>
          <w:tcPr/>
          <w:p>
            <w:pPr>
              <w:pStyle w:val="Compact"/>
              <w:jc w:val="left"/>
            </w:pPr>
            <w:r>
              <w:t xml:space="preserve">osnius</w:t>
            </w:r>
          </w:p>
        </w:tc>
        <w:tc>
          <w:tcPr/>
          <w:p>
            <w:pPr>
              <w:pStyle w:val="Compact"/>
              <w:jc w:val="left"/>
            </w:pPr>
            <w:r>
              <w:t xml:space="preserve">100</w:t>
            </w:r>
          </w:p>
        </w:tc>
        <w:tc>
          <w:tcPr/>
          <w:p>
            <w:pPr>
              <w:pStyle w:val="Compact"/>
              <w:jc w:val="left"/>
            </w:pPr>
            <w:r>
              <w:t xml:space="preserve">6</w:t>
            </w:r>
          </w:p>
        </w:tc>
        <w:tc>
          <w:tcPr/>
          <w:p>
            <w:pPr>
              <w:pStyle w:val="Compact"/>
              <w:jc w:val="left"/>
            </w:pPr>
            <w:r>
              <w:t xml:space="preserve">1–1</w:t>
            </w:r>
          </w:p>
        </w:tc>
        <w:tc>
          <w:tcPr/>
          <w:p>
            <w:pPr>
              <w:pStyle w:val="Compact"/>
              <w:jc w:val="left"/>
            </w:pPr>
            <w:r>
              <w:rPr>
                <w:bCs/>
                <w:b/>
              </w:rPr>
              <w:t xml:space="preserve">6</w:t>
            </w:r>
          </w:p>
        </w:tc>
        <w:tc>
          <w:tcPr/>
          <w:p>
            <w:pPr>
              <w:pStyle w:val="Compact"/>
              <w:jc w:val="left"/>
            </w:pPr>
            <w:r>
              <w:t xml:space="preserve">Y</w:t>
            </w:r>
          </w:p>
        </w:tc>
        <w:tc>
          <w:tcPr/>
          <w:p>
            <w:pPr>
              <w:pStyle w:val="Compact"/>
              <w:jc w:val="left"/>
            </w:pPr>
            <w:r>
              <w:t xml:space="preserve">sensor_sweep</w:t>
            </w:r>
          </w:p>
        </w:tc>
      </w:tr>
      <w:tr>
        <w:tc>
          <w:tcPr/>
          <w:p>
            <w:pPr>
              <w:pStyle w:val="Compact"/>
              <w:jc w:val="left"/>
            </w:pPr>
            <w:r>
              <w:t xml:space="preserve">arch_tank_bipedal</w:t>
            </w:r>
          </w:p>
        </w:tc>
        <w:tc>
          <w:tcPr/>
          <w:p>
            <w:pPr>
              <w:pStyle w:val="Compact"/>
              <w:jc w:val="left"/>
            </w:pPr>
            <w:r>
              <w:t xml:space="preserve">tank</w:t>
            </w:r>
          </w:p>
        </w:tc>
        <w:tc>
          <w:tcPr/>
          <w:p>
            <w:pPr>
              <w:pStyle w:val="Compact"/>
              <w:jc w:val="left"/>
            </w:pPr>
            <w:r>
              <w:t xml:space="preserve">human</w:t>
            </w:r>
          </w:p>
        </w:tc>
        <w:tc>
          <w:tcPr/>
          <w:p>
            <w:pPr>
              <w:pStyle w:val="Compact"/>
              <w:jc w:val="left"/>
            </w:pPr>
            <w:r>
              <w:t xml:space="preserve">105</w:t>
            </w:r>
          </w:p>
        </w:tc>
        <w:tc>
          <w:tcPr/>
          <w:p>
            <w:pPr>
              <w:pStyle w:val="Compact"/>
              <w:jc w:val="left"/>
            </w:pPr>
            <w:r>
              <w:t xml:space="preserve">3</w:t>
            </w:r>
          </w:p>
        </w:tc>
        <w:tc>
          <w:tcPr/>
          <w:p>
            <w:pPr>
              <w:pStyle w:val="Compact"/>
              <w:jc w:val="left"/>
            </w:pPr>
            <w:r>
              <w:t xml:space="preserve">1–1</w:t>
            </w:r>
          </w:p>
        </w:tc>
        <w:tc>
          <w:tcPr/>
          <w:p>
            <w:pPr>
              <w:pStyle w:val="Compact"/>
              <w:jc w:val="left"/>
            </w:pPr>
            <w:r>
              <w:t xml:space="preserve">3</w:t>
            </w:r>
          </w:p>
        </w:tc>
        <w:tc>
          <w:tcPr/>
          <w:p>
            <w:pPr>
              <w:pStyle w:val="Compact"/>
              <w:jc w:val="left"/>
            </w:pPr>
            <w:r>
              <w:t xml:space="preserve">Y</w:t>
            </w:r>
          </w:p>
        </w:tc>
        <w:tc>
          <w:tcPr/>
          <w:p>
            <w:pPr>
              <w:pStyle w:val="Compact"/>
              <w:jc w:val="left"/>
            </w:pPr>
            <w:r>
              <w:t xml:space="preserve">overshield</w:t>
            </w:r>
          </w:p>
        </w:tc>
      </w:tr>
      <w:tr>
        <w:tc>
          <w:tcPr/>
          <w:p>
            <w:pPr>
              <w:pStyle w:val="Compact"/>
              <w:jc w:val="left"/>
            </w:pPr>
            <w:r>
              <w:t xml:space="preserve">arch_tank_centauroid</w:t>
            </w:r>
          </w:p>
        </w:tc>
        <w:tc>
          <w:tcPr/>
          <w:p>
            <w:pPr>
              <w:pStyle w:val="Compact"/>
              <w:jc w:val="left"/>
            </w:pPr>
            <w:r>
              <w:t xml:space="preserve">tank</w:t>
            </w:r>
          </w:p>
        </w:tc>
        <w:tc>
          <w:tcPr/>
          <w:p>
            <w:pPr>
              <w:pStyle w:val="Compact"/>
              <w:jc w:val="left"/>
            </w:pPr>
            <w:r>
              <w:t xml:space="preserve">hiopi</w:t>
            </w:r>
          </w:p>
        </w:tc>
        <w:tc>
          <w:tcPr/>
          <w:p>
            <w:pPr>
              <w:pStyle w:val="Compact"/>
              <w:jc w:val="left"/>
            </w:pPr>
            <w:r>
              <w:t xml:space="preserve">100</w:t>
            </w:r>
          </w:p>
        </w:tc>
        <w:tc>
          <w:tcPr/>
          <w:p>
            <w:pPr>
              <w:pStyle w:val="Compact"/>
              <w:jc w:val="left"/>
            </w:pPr>
            <w:r>
              <w:t xml:space="preserve">3</w:t>
            </w:r>
          </w:p>
        </w:tc>
        <w:tc>
          <w:tcPr/>
          <w:p>
            <w:pPr>
              <w:pStyle w:val="Compact"/>
              <w:jc w:val="left"/>
            </w:pPr>
            <w:r>
              <w:t xml:space="preserve">1–1</w:t>
            </w:r>
          </w:p>
        </w:tc>
        <w:tc>
          <w:tcPr/>
          <w:p>
            <w:pPr>
              <w:pStyle w:val="Compact"/>
              <w:jc w:val="left"/>
            </w:pPr>
            <w:r>
              <w:t xml:space="preserve">3</w:t>
            </w:r>
          </w:p>
        </w:tc>
        <w:tc>
          <w:tcPr/>
          <w:p>
            <w:pPr>
              <w:pStyle w:val="Compact"/>
              <w:jc w:val="left"/>
            </w:pPr>
            <w:r>
              <w:t xml:space="preserve">Y</w:t>
            </w:r>
          </w:p>
        </w:tc>
        <w:tc>
          <w:tcPr/>
          <w:p>
            <w:pPr>
              <w:pStyle w:val="Compact"/>
              <w:jc w:val="left"/>
            </w:pPr>
            <w:r>
              <w:t xml:space="preserve">overshield, charge</w:t>
            </w:r>
          </w:p>
        </w:tc>
      </w:tr>
      <w:tr>
        <w:tc>
          <w:tcPr/>
          <w:p>
            <w:pPr>
              <w:pStyle w:val="Compact"/>
              <w:jc w:val="left"/>
            </w:pPr>
            <w:r>
              <w:t xml:space="preserve">arch_tank_vibrissal</w:t>
            </w:r>
          </w:p>
        </w:tc>
        <w:tc>
          <w:tcPr/>
          <w:p>
            <w:pPr>
              <w:pStyle w:val="Compact"/>
              <w:jc w:val="left"/>
            </w:pPr>
            <w:r>
              <w:t xml:space="preserve">tank</w:t>
            </w:r>
          </w:p>
        </w:tc>
        <w:tc>
          <w:tcPr/>
          <w:p>
            <w:pPr>
              <w:pStyle w:val="Compact"/>
              <w:jc w:val="left"/>
            </w:pPr>
            <w:r>
              <w:t xml:space="preserve">osnius</w:t>
            </w:r>
          </w:p>
        </w:tc>
        <w:tc>
          <w:tcPr/>
          <w:p>
            <w:pPr>
              <w:pStyle w:val="Compact"/>
              <w:jc w:val="left"/>
            </w:pPr>
            <w:r>
              <w:t xml:space="preserve">100</w:t>
            </w:r>
          </w:p>
        </w:tc>
        <w:tc>
          <w:tcPr/>
          <w:p>
            <w:pPr>
              <w:pStyle w:val="Compact"/>
              <w:jc w:val="left"/>
            </w:pPr>
            <w:r>
              <w:t xml:space="preserve">3</w:t>
            </w:r>
          </w:p>
        </w:tc>
        <w:tc>
          <w:tcPr/>
          <w:p>
            <w:pPr>
              <w:pStyle w:val="Compact"/>
              <w:jc w:val="left"/>
            </w:pPr>
            <w:r>
              <w:t xml:space="preserve">1–1</w:t>
            </w:r>
          </w:p>
        </w:tc>
        <w:tc>
          <w:tcPr/>
          <w:p>
            <w:pPr>
              <w:pStyle w:val="Compact"/>
              <w:jc w:val="left"/>
            </w:pPr>
            <w:r>
              <w:rPr>
                <w:bCs/>
                <w:b/>
              </w:rPr>
              <w:t xml:space="preserve">5</w:t>
            </w:r>
          </w:p>
        </w:tc>
        <w:tc>
          <w:tcPr/>
          <w:p>
            <w:pPr>
              <w:pStyle w:val="Compact"/>
              <w:jc w:val="left"/>
            </w:pPr>
            <w:r>
              <w:t xml:space="preserve">Y</w:t>
            </w:r>
          </w:p>
        </w:tc>
        <w:tc>
          <w:tcPr/>
          <w:p>
            <w:pPr>
              <w:pStyle w:val="Compact"/>
              <w:jc w:val="left"/>
            </w:pPr>
            <w:r>
              <w:t xml:space="preserve">overshield, sensor_sweep</w:t>
            </w:r>
          </w:p>
        </w:tc>
      </w:tr>
      <w:tr>
        <w:tc>
          <w:tcPr/>
          <w:p>
            <w:pPr>
              <w:pStyle w:val="Compact"/>
              <w:jc w:val="left"/>
            </w:pPr>
            <w:r>
              <w:t xml:space="preserve">arch_reeps_bipedal</w:t>
            </w:r>
          </w:p>
        </w:tc>
        <w:tc>
          <w:tcPr/>
          <w:p>
            <w:pPr>
              <w:pStyle w:val="Compact"/>
              <w:jc w:val="left"/>
            </w:pPr>
            <w:r>
              <w:t xml:space="preserve">reeps</w:t>
            </w:r>
          </w:p>
        </w:tc>
        <w:tc>
          <w:tcPr/>
          <w:p>
            <w:pPr>
              <w:pStyle w:val="Compact"/>
              <w:jc w:val="left"/>
            </w:pPr>
            <w:r>
              <w:t xml:space="preserve">human</w:t>
            </w:r>
          </w:p>
        </w:tc>
        <w:tc>
          <w:tcPr/>
          <w:p>
            <w:pPr>
              <w:pStyle w:val="Compact"/>
              <w:jc w:val="left"/>
            </w:pPr>
            <w:r>
              <w:t xml:space="preserve">105</w:t>
            </w:r>
          </w:p>
        </w:tc>
        <w:tc>
          <w:tcPr/>
          <w:p>
            <w:pPr>
              <w:pStyle w:val="Compact"/>
              <w:jc w:val="left"/>
            </w:pPr>
            <w:r>
              <w:t xml:space="preserve">4</w:t>
            </w:r>
          </w:p>
        </w:tc>
        <w:tc>
          <w:tcPr/>
          <w:p>
            <w:pPr>
              <w:pStyle w:val="Compact"/>
              <w:jc w:val="left"/>
            </w:pPr>
            <w:r>
              <w:t xml:space="preserve">2–4</w:t>
            </w:r>
          </w:p>
        </w:tc>
        <w:tc>
          <w:tcPr/>
          <w:p>
            <w:pPr>
              <w:pStyle w:val="Compact"/>
              <w:jc w:val="left"/>
            </w:pPr>
            <w:r>
              <w:t xml:space="preserve">5</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arch_reeps_centauroid</w:t>
            </w:r>
          </w:p>
        </w:tc>
        <w:tc>
          <w:tcPr/>
          <w:p>
            <w:pPr>
              <w:pStyle w:val="Compact"/>
              <w:jc w:val="left"/>
            </w:pPr>
            <w:r>
              <w:t xml:space="preserve">reeps</w:t>
            </w:r>
          </w:p>
        </w:tc>
        <w:tc>
          <w:tcPr/>
          <w:p>
            <w:pPr>
              <w:pStyle w:val="Compact"/>
              <w:jc w:val="left"/>
            </w:pPr>
            <w:r>
              <w:t xml:space="preserve">hiopi</w:t>
            </w:r>
          </w:p>
        </w:tc>
        <w:tc>
          <w:tcPr/>
          <w:p>
            <w:pPr>
              <w:pStyle w:val="Compact"/>
              <w:jc w:val="left"/>
            </w:pPr>
            <w:r>
              <w:t xml:space="preserve">100</w:t>
            </w:r>
          </w:p>
        </w:tc>
        <w:tc>
          <w:tcPr/>
          <w:p>
            <w:pPr>
              <w:pStyle w:val="Compact"/>
              <w:jc w:val="left"/>
            </w:pPr>
            <w:r>
              <w:t xml:space="preserve">4</w:t>
            </w:r>
          </w:p>
        </w:tc>
        <w:tc>
          <w:tcPr/>
          <w:p>
            <w:pPr>
              <w:pStyle w:val="Compact"/>
              <w:jc w:val="left"/>
            </w:pPr>
            <w:r>
              <w:t xml:space="preserve">2–4</w:t>
            </w:r>
          </w:p>
        </w:tc>
        <w:tc>
          <w:tcPr/>
          <w:p>
            <w:pPr>
              <w:pStyle w:val="Compact"/>
              <w:jc w:val="left"/>
            </w:pPr>
            <w:r>
              <w:t xml:space="preserve">5</w:t>
            </w:r>
          </w:p>
        </w:tc>
        <w:tc>
          <w:tcPr/>
          <w:p>
            <w:pPr>
              <w:pStyle w:val="Compact"/>
              <w:jc w:val="left"/>
            </w:pPr>
            <w:r>
              <w:t xml:space="preserve">N</w:t>
            </w:r>
          </w:p>
        </w:tc>
        <w:tc>
          <w:tcPr/>
          <w:p>
            <w:pPr>
              <w:pStyle w:val="Compact"/>
              <w:jc w:val="left"/>
            </w:pPr>
            <w:r>
              <w:t xml:space="preserve">charge</w:t>
            </w:r>
          </w:p>
        </w:tc>
      </w:tr>
      <w:tr>
        <w:tc>
          <w:tcPr/>
          <w:p>
            <w:pPr>
              <w:pStyle w:val="Compact"/>
              <w:jc w:val="left"/>
            </w:pPr>
            <w:r>
              <w:t xml:space="preserve">arch_reeps_vibrissal</w:t>
            </w:r>
          </w:p>
        </w:tc>
        <w:tc>
          <w:tcPr/>
          <w:p>
            <w:pPr>
              <w:pStyle w:val="Compact"/>
              <w:jc w:val="left"/>
            </w:pPr>
            <w:r>
              <w:t xml:space="preserve">reeps</w:t>
            </w:r>
          </w:p>
        </w:tc>
        <w:tc>
          <w:tcPr/>
          <w:p>
            <w:pPr>
              <w:pStyle w:val="Compact"/>
              <w:jc w:val="left"/>
            </w:pPr>
            <w:r>
              <w:t xml:space="preserve">osnius</w:t>
            </w:r>
          </w:p>
        </w:tc>
        <w:tc>
          <w:tcPr/>
          <w:p>
            <w:pPr>
              <w:pStyle w:val="Compact"/>
              <w:jc w:val="left"/>
            </w:pPr>
            <w:r>
              <w:t xml:space="preserve">100</w:t>
            </w:r>
          </w:p>
        </w:tc>
        <w:tc>
          <w:tcPr/>
          <w:p>
            <w:pPr>
              <w:pStyle w:val="Compact"/>
              <w:jc w:val="left"/>
            </w:pPr>
            <w:r>
              <w:t xml:space="preserve">4</w:t>
            </w:r>
          </w:p>
        </w:tc>
        <w:tc>
          <w:tcPr/>
          <w:p>
            <w:pPr>
              <w:pStyle w:val="Compact"/>
              <w:jc w:val="left"/>
            </w:pPr>
            <w:r>
              <w:t xml:space="preserve">2–4</w:t>
            </w:r>
          </w:p>
        </w:tc>
        <w:tc>
          <w:tcPr/>
          <w:p>
            <w:pPr>
              <w:pStyle w:val="Compact"/>
              <w:jc w:val="left"/>
            </w:pPr>
            <w:r>
              <w:rPr>
                <w:bCs/>
                <w:b/>
              </w:rPr>
              <w:t xml:space="preserve">7</w:t>
            </w:r>
          </w:p>
        </w:tc>
        <w:tc>
          <w:tcPr/>
          <w:p>
            <w:pPr>
              <w:pStyle w:val="Compact"/>
              <w:jc w:val="left"/>
            </w:pPr>
            <w:r>
              <w:t xml:space="preserve">N</w:t>
            </w:r>
          </w:p>
        </w:tc>
        <w:tc>
          <w:tcPr/>
          <w:p>
            <w:pPr>
              <w:pStyle w:val="Compact"/>
              <w:jc w:val="left"/>
            </w:pPr>
            <w:r>
              <w:t xml:space="preserve">sensor_sweep</w:t>
            </w:r>
          </w:p>
        </w:tc>
      </w:tr>
      <w:tr>
        <w:tc>
          <w:tcPr/>
          <w:p>
            <w:pPr>
              <w:pStyle w:val="Compact"/>
              <w:jc w:val="left"/>
            </w:pPr>
            <w:r>
              <w:t xml:space="preserve">arch_munti_bipedal</w:t>
            </w:r>
          </w:p>
        </w:tc>
        <w:tc>
          <w:tcPr/>
          <w:p>
            <w:pPr>
              <w:pStyle w:val="Compact"/>
              <w:jc w:val="left"/>
            </w:pPr>
            <w:r>
              <w:t xml:space="preserve">munti</w:t>
            </w:r>
          </w:p>
        </w:tc>
        <w:tc>
          <w:tcPr/>
          <w:p>
            <w:pPr>
              <w:pStyle w:val="Compact"/>
              <w:jc w:val="left"/>
            </w:pPr>
            <w:r>
              <w:t xml:space="preserve">human</w:t>
            </w:r>
          </w:p>
        </w:tc>
        <w:tc>
          <w:tcPr/>
          <w:p>
            <w:pPr>
              <w:pStyle w:val="Compact"/>
              <w:jc w:val="left"/>
            </w:pPr>
            <w:r>
              <w:t xml:space="preserve">105</w:t>
            </w:r>
          </w:p>
        </w:tc>
        <w:tc>
          <w:tcPr/>
          <w:p>
            <w:pPr>
              <w:pStyle w:val="Compact"/>
              <w:jc w:val="left"/>
            </w:pPr>
            <w:r>
              <w:t xml:space="preserve">5</w:t>
            </w:r>
          </w:p>
        </w:tc>
        <w:tc>
          <w:tcPr/>
          <w:p>
            <w:pPr>
              <w:pStyle w:val="Compact"/>
              <w:jc w:val="left"/>
            </w:pPr>
            <w:r>
              <w:t xml:space="preserve">1–2</w:t>
            </w:r>
          </w:p>
        </w:tc>
        <w:tc>
          <w:tcPr/>
          <w:p>
            <w:pPr>
              <w:pStyle w:val="Compact"/>
              <w:jc w:val="left"/>
            </w:pPr>
            <w:r>
              <w:t xml:space="preserve">4</w:t>
            </w:r>
          </w:p>
        </w:tc>
        <w:tc>
          <w:tcPr/>
          <w:p>
            <w:pPr>
              <w:pStyle w:val="Compact"/>
              <w:jc w:val="left"/>
            </w:pPr>
            <w:r>
              <w:t xml:space="preserve">Y*</w:t>
            </w:r>
          </w:p>
        </w:tc>
        <w:tc>
          <w:tcPr/>
          <w:p>
            <w:pPr>
              <w:pStyle w:val="Compact"/>
              <w:jc w:val="left"/>
            </w:pPr>
            <w:r>
              <w:t xml:space="preserve">repair, cockpit_evac</w:t>
            </w:r>
          </w:p>
        </w:tc>
      </w:tr>
      <w:tr>
        <w:tc>
          <w:tcPr/>
          <w:p>
            <w:pPr>
              <w:pStyle w:val="Compact"/>
              <w:jc w:val="left"/>
            </w:pPr>
            <w:r>
              <w:t xml:space="preserve">arch_munti_centauroid</w:t>
            </w:r>
          </w:p>
        </w:tc>
        <w:tc>
          <w:tcPr/>
          <w:p>
            <w:pPr>
              <w:pStyle w:val="Compact"/>
              <w:jc w:val="left"/>
            </w:pPr>
            <w:r>
              <w:t xml:space="preserve">munti</w:t>
            </w:r>
          </w:p>
        </w:tc>
        <w:tc>
          <w:tcPr/>
          <w:p>
            <w:pPr>
              <w:pStyle w:val="Compact"/>
              <w:jc w:val="left"/>
            </w:pPr>
            <w:r>
              <w:t xml:space="preserve">hiopi</w:t>
            </w:r>
          </w:p>
        </w:tc>
        <w:tc>
          <w:tcPr/>
          <w:p>
            <w:pPr>
              <w:pStyle w:val="Compact"/>
              <w:jc w:val="left"/>
            </w:pPr>
            <w:r>
              <w:t xml:space="preserve">100</w:t>
            </w:r>
          </w:p>
        </w:tc>
        <w:tc>
          <w:tcPr/>
          <w:p>
            <w:pPr>
              <w:pStyle w:val="Compact"/>
              <w:jc w:val="left"/>
            </w:pPr>
            <w:r>
              <w:t xml:space="preserve">5</w:t>
            </w:r>
          </w:p>
        </w:tc>
        <w:tc>
          <w:tcPr/>
          <w:p>
            <w:pPr>
              <w:pStyle w:val="Compact"/>
              <w:jc w:val="left"/>
            </w:pPr>
            <w:r>
              <w:t xml:space="preserve">1–2</w:t>
            </w:r>
          </w:p>
        </w:tc>
        <w:tc>
          <w:tcPr/>
          <w:p>
            <w:pPr>
              <w:pStyle w:val="Compact"/>
              <w:jc w:val="left"/>
            </w:pPr>
            <w:r>
              <w:t xml:space="preserve">4</w:t>
            </w:r>
          </w:p>
        </w:tc>
        <w:tc>
          <w:tcPr/>
          <w:p>
            <w:pPr>
              <w:pStyle w:val="Compact"/>
              <w:jc w:val="left"/>
            </w:pPr>
            <w:r>
              <w:t xml:space="preserve">Y*</w:t>
            </w:r>
          </w:p>
        </w:tc>
        <w:tc>
          <w:tcPr/>
          <w:p>
            <w:pPr>
              <w:pStyle w:val="Compact"/>
              <w:jc w:val="left"/>
            </w:pPr>
            <w:r>
              <w:t xml:space="preserve">repair, cockpit_evac, charge</w:t>
            </w:r>
          </w:p>
        </w:tc>
      </w:tr>
      <w:tr>
        <w:tc>
          <w:tcPr/>
          <w:p>
            <w:pPr>
              <w:pStyle w:val="Compact"/>
              <w:jc w:val="left"/>
            </w:pPr>
            <w:r>
              <w:t xml:space="preserve">arch_munti_vibrissal</w:t>
            </w:r>
          </w:p>
        </w:tc>
        <w:tc>
          <w:tcPr/>
          <w:p>
            <w:pPr>
              <w:pStyle w:val="Compact"/>
              <w:jc w:val="left"/>
            </w:pPr>
            <w:r>
              <w:t xml:space="preserve">munti</w:t>
            </w:r>
          </w:p>
        </w:tc>
        <w:tc>
          <w:tcPr/>
          <w:p>
            <w:pPr>
              <w:pStyle w:val="Compact"/>
              <w:jc w:val="left"/>
            </w:pPr>
            <w:r>
              <w:t xml:space="preserve">osnius</w:t>
            </w:r>
          </w:p>
        </w:tc>
        <w:tc>
          <w:tcPr/>
          <w:p>
            <w:pPr>
              <w:pStyle w:val="Compact"/>
              <w:jc w:val="left"/>
            </w:pPr>
            <w:r>
              <w:t xml:space="preserve">100</w:t>
            </w:r>
          </w:p>
        </w:tc>
        <w:tc>
          <w:tcPr/>
          <w:p>
            <w:pPr>
              <w:pStyle w:val="Compact"/>
              <w:jc w:val="left"/>
            </w:pPr>
            <w:r>
              <w:t xml:space="preserve">5</w:t>
            </w:r>
          </w:p>
        </w:tc>
        <w:tc>
          <w:tcPr/>
          <w:p>
            <w:pPr>
              <w:pStyle w:val="Compact"/>
              <w:jc w:val="left"/>
            </w:pPr>
            <w:r>
              <w:t xml:space="preserve">1–2</w:t>
            </w:r>
          </w:p>
        </w:tc>
        <w:tc>
          <w:tcPr/>
          <w:p>
            <w:pPr>
              <w:pStyle w:val="Compact"/>
              <w:jc w:val="left"/>
            </w:pPr>
            <w:r>
              <w:rPr>
                <w:bCs/>
                <w:b/>
              </w:rPr>
              <w:t xml:space="preserve">6</w:t>
            </w:r>
          </w:p>
        </w:tc>
        <w:tc>
          <w:tcPr/>
          <w:p>
            <w:pPr>
              <w:pStyle w:val="Compact"/>
              <w:jc w:val="left"/>
            </w:pPr>
            <w:r>
              <w:t xml:space="preserve">Y*</w:t>
            </w:r>
          </w:p>
        </w:tc>
        <w:tc>
          <w:tcPr/>
          <w:p>
            <w:pPr>
              <w:pStyle w:val="Compact"/>
              <w:jc w:val="left"/>
            </w:pPr>
            <w:r>
              <w:t xml:space="preserve">repair, cockpit_evac, sensor_sweep</w:t>
            </w:r>
          </w:p>
        </w:tc>
      </w:tr>
    </w:tbl>
    <w:p>
      <w:pPr>
        <w:pStyle w:val="BodyText"/>
      </w:pPr>
      <w:r>
        <w:t xml:space="preserve">Y* = the Munti counterattacks only at range 1, despite having a 2-range attack. Human chassis carries +5 HP as the generalist's single edge, since it gets neither the charge nor the sensor.</w:t>
      </w:r>
    </w:p>
    <w:bookmarkStart w:id="25" w:name="X4aafdae4080cdab0bdc949a8857869a4c773db6"/>
    <w:p>
      <w:pPr>
        <w:pStyle w:val="Heading2"/>
      </w:pPr>
      <w:r>
        <w:rPr>
          <w:bCs/>
          <w:b/>
        </w:rPr>
        <w:t xml:space="preserve">3.1 TypeScript</w:t>
      </w:r>
    </w:p>
    <w:p>
      <w:pPr>
        <w:pStyle w:val="FirstParagraph"/>
      </w:pPr>
      <w:r>
        <w:t xml:space="preserve">import type { UnitArchetype } from "./types";</w:t>
      </w:r>
    </w:p>
    <w:p>
      <w:pPr>
        <w:pStyle w:val="BodyText"/>
      </w:pPr>
      <w:r>
        <w:t xml:space="preserve">const M = { meeps: [6, 1, 1, 4], tank: [3, 1, 1, 3],</w:t>
      </w:r>
    </w:p>
    <w:p>
      <w:pPr>
        <w:pStyle w:val="SourceCode"/>
      </w:pPr>
      <w:r>
        <w:rPr>
          <w:rStyle w:val="VerbatimChar"/>
        </w:rPr>
        <w:t xml:space="preserve">        reeps: [4, 2, 4, 5], munti: [5, 1, 2, 4] } as const;</w:t>
      </w:r>
    </w:p>
    <w:p>
      <w:pPr>
        <w:pStyle w:val="FirstParagraph"/>
      </w:pPr>
      <w:r>
        <w:t xml:space="preserve">export const UNIT_ARCHETYPES: Record&lt;string, UnitArchetype&gt; = {</w:t>
      </w:r>
    </w:p>
    <w:p>
      <w:pPr>
        <w:pStyle w:val="BodyText"/>
      </w:pPr>
      <w:r>
        <w:t xml:space="preserve">arch_meeps_bipedal: {</w:t>
      </w:r>
    </w:p>
    <w:p>
      <w:pPr>
        <w:pStyle w:val="SourceCode"/>
      </w:pPr>
      <w:r>
        <w:rPr>
          <w:rStyle w:val="VerbatimChar"/>
        </w:rPr>
        <w:t xml:space="preserve">id: "arch_meeps_bipedal", displayName: "Meeps — Bipedal",</w:t>
      </w:r>
      <w:r>
        <w:br/>
        <w:br/>
      </w:r>
      <w:r>
        <w:rPr>
          <w:rStyle w:val="VerbatimChar"/>
        </w:rPr>
        <w:t xml:space="preserve">path: "meeps", species: "human", chassis: "bipedal",</w:t>
      </w:r>
      <w:r>
        <w:br/>
        <w:br/>
      </w:r>
      <w:r>
        <w:rPr>
          <w:rStyle w:val="VerbatimChar"/>
        </w:rPr>
        <w:t xml:space="preserve">baseHp: 105, moveRange: 6, attackRange: [1, 1],</w:t>
      </w:r>
      <w:r>
        <w:br/>
        <w:br/>
      </w:r>
      <w:r>
        <w:rPr>
          <w:rStyle w:val="VerbatimChar"/>
        </w:rPr>
        <w:t xml:space="preserve">baseAttack: 100, baseDefense: 100, vision: 4,</w:t>
      </w:r>
      <w:r>
        <w:br/>
        <w:br/>
      </w:r>
      <w:r>
        <w:rPr>
          <w:rStyle w:val="VerbatimChar"/>
        </w:rPr>
        <w:t xml:space="preserve">canCounter: true, counterMaxRange: 1,</w:t>
      </w:r>
      <w:r>
        <w:br/>
        <w:br/>
      </w:r>
      <w:r>
        <w:rPr>
          <w:rStyle w:val="VerbatimChar"/>
        </w:rPr>
        <w:t xml:space="preserve">abilities: [], spriteKey: "shape_triangle_solid",</w:t>
      </w:r>
    </w:p>
    <w:p>
      <w:pPr>
        <w:pStyle w:val="FirstParagraph"/>
      </w:pPr>
      <w:r>
        <w:t xml:space="preserve">},</w:t>
      </w:r>
    </w:p>
    <w:p>
      <w:pPr>
        <w:pStyle w:val="BodyText"/>
      </w:pPr>
      <w:r>
        <w:t xml:space="preserve">arch_meeps_centauroid: {</w:t>
      </w:r>
    </w:p>
    <w:p>
      <w:pPr>
        <w:pStyle w:val="SourceCode"/>
      </w:pPr>
      <w:r>
        <w:rPr>
          <w:rStyle w:val="VerbatimChar"/>
        </w:rPr>
        <w:t xml:space="preserve">id: "arch_meeps_centauroid", displayName: "Meeps — Centauroid",</w:t>
      </w:r>
      <w:r>
        <w:br/>
        <w:br/>
      </w:r>
      <w:r>
        <w:rPr>
          <w:rStyle w:val="VerbatimChar"/>
        </w:rPr>
        <w:t xml:space="preserve">path: "meeps", species: "hiopi", chassis: "centauroid",</w:t>
      </w:r>
      <w:r>
        <w:br/>
        <w:br/>
      </w:r>
      <w:r>
        <w:rPr>
          <w:rStyle w:val="VerbatimChar"/>
        </w:rPr>
        <w:t xml:space="preserve">baseHp: 100, moveRange: 6, attackRange: [1, 1],</w:t>
      </w:r>
      <w:r>
        <w:br/>
        <w:br/>
      </w:r>
      <w:r>
        <w:rPr>
          <w:rStyle w:val="VerbatimChar"/>
        </w:rPr>
        <w:t xml:space="preserve">baseAttack: 100, baseDefense: 100, vision: 4,</w:t>
      </w:r>
      <w:r>
        <w:br/>
        <w:br/>
      </w:r>
      <w:r>
        <w:rPr>
          <w:rStyle w:val="VerbatimChar"/>
        </w:rPr>
        <w:t xml:space="preserve">canCounter: true, counterMaxRange: 1,</w:t>
      </w:r>
      <w:r>
        <w:br/>
        <w:br/>
      </w:r>
      <w:r>
        <w:rPr>
          <w:rStyle w:val="VerbatimChar"/>
        </w:rPr>
        <w:t xml:space="preserve">abilities: ["abil_charge"],</w:t>
      </w:r>
      <w:r>
        <w:br/>
        <w:br/>
      </w:r>
      <w:r>
        <w:rPr>
          <w:rStyle w:val="VerbatimChar"/>
        </w:rPr>
        <w:t xml:space="preserve">spriteKey: "shape_triangle_double",</w:t>
      </w:r>
    </w:p>
    <w:p>
      <w:pPr>
        <w:pStyle w:val="FirstParagraph"/>
      </w:pPr>
      <w:r>
        <w:t xml:space="preserve">},</w:t>
      </w:r>
    </w:p>
    <w:p>
      <w:pPr>
        <w:pStyle w:val="BodyText"/>
      </w:pPr>
      <w:r>
        <w:t xml:space="preserve">arch_meeps_vibrissal: {</w:t>
      </w:r>
    </w:p>
    <w:p>
      <w:pPr>
        <w:pStyle w:val="SourceCode"/>
      </w:pPr>
      <w:r>
        <w:rPr>
          <w:rStyle w:val="VerbatimChar"/>
        </w:rPr>
        <w:t xml:space="preserve">id: "arch_meeps_vibrissal", displayName: "Meeps — Vibrissal",</w:t>
      </w:r>
      <w:r>
        <w:br/>
        <w:br/>
      </w:r>
      <w:r>
        <w:rPr>
          <w:rStyle w:val="VerbatimChar"/>
        </w:rPr>
        <w:t xml:space="preserve">path: "meeps", species: "osnius", chassis: "bipedal_vibrissal",</w:t>
      </w:r>
      <w:r>
        <w:br/>
        <w:br/>
      </w:r>
      <w:r>
        <w:rPr>
          <w:rStyle w:val="VerbatimChar"/>
        </w:rPr>
        <w:t xml:space="preserve">baseHp: 100, moveRange: 6, attackRange: [1, 1],</w:t>
      </w:r>
      <w:r>
        <w:br/>
        <w:br/>
      </w:r>
      <w:r>
        <w:rPr>
          <w:rStyle w:val="VerbatimChar"/>
        </w:rPr>
        <w:t xml:space="preserve">baseAttack: 100, baseDefense: 100, vision: 6,</w:t>
      </w:r>
      <w:r>
        <w:br/>
        <w:br/>
      </w:r>
      <w:r>
        <w:rPr>
          <w:rStyle w:val="VerbatimChar"/>
        </w:rPr>
        <w:t xml:space="preserve">canCounter: true, counterMaxRange: 1,</w:t>
      </w:r>
      <w:r>
        <w:br/>
        <w:br/>
      </w:r>
      <w:r>
        <w:rPr>
          <w:rStyle w:val="VerbatimChar"/>
        </w:rPr>
        <w:t xml:space="preserve">abilities: ["abil_sensor_sweep"],</w:t>
      </w:r>
      <w:r>
        <w:br/>
        <w:br/>
      </w:r>
      <w:r>
        <w:rPr>
          <w:rStyle w:val="VerbatimChar"/>
        </w:rPr>
        <w:t xml:space="preserve">spriteKey: "shape_triangle_whisker",</w:t>
      </w:r>
    </w:p>
    <w:p>
      <w:pPr>
        <w:pStyle w:val="FirstParagraph"/>
      </w:pPr>
      <w:r>
        <w:t xml:space="preserve">},</w:t>
      </w:r>
    </w:p>
    <w:p>
      <w:pPr>
        <w:pStyle w:val="BodyText"/>
      </w:pPr>
      <w:r>
        <w:t xml:space="preserve">// Tank, Reeps and Munti follow the identical three-chassis pattern.</w:t>
      </w:r>
    </w:p>
    <w:p>
      <w:pPr>
        <w:pStyle w:val="BodyText"/>
      </w:pPr>
      <w:r>
        <w:t xml:space="preserve">// Move / range / vision from the M table above; HP 105 bipedal, 100 other;</w:t>
      </w:r>
    </w:p>
    <w:p>
      <w:pPr>
        <w:pStyle w:val="BodyText"/>
      </w:pPr>
      <w:r>
        <w:t xml:space="preserve">// counterMaxRange is 1 on all twelve, including the Munti;</w:t>
      </w:r>
    </w:p>
    <w:p>
      <w:pPr>
        <w:pStyle w:val="BodyText"/>
      </w:pPr>
      <w:r>
        <w:t xml:space="preserve">// reeps has canCounter: false;</w:t>
      </w:r>
    </w:p>
    <w:p>
      <w:pPr>
        <w:pStyle w:val="BodyText"/>
      </w:pPr>
      <w:r>
        <w:t xml:space="preserve">// abilities: tank adds "abil_overshield", munti adds "abil_repair" and</w:t>
      </w:r>
    </w:p>
    <w:p>
      <w:pPr>
        <w:pStyle w:val="BodyText"/>
      </w:pPr>
      <w:r>
        <w:t xml:space="preserve">// "abil_cockpit_evac"; chassis abilities as in the three rows above.</w:t>
      </w:r>
    </w:p>
    <w:p>
      <w:pPr>
        <w:pStyle w:val="BodyText"/>
      </w:pPr>
      <w:r>
        <w:t xml:space="preserve">// Full twelve rows are in Section 3 of this document.</w:t>
      </w:r>
    </w:p>
    <w:p>
      <w:pPr>
        <w:pStyle w:val="BodyText"/>
      </w:pPr>
      <w: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note for the transcription pass</w:t>
            </w:r>
            <w:r>
              <w:t xml:space="preserve"> The nine remaining archetypes are mechanical repetitions of the three shown. Write them out in full rather than generating them from a loop — a hand-written table is greppable, diffable, and editable by a designer who does not read TypeScript, and that is the entire point of §13 of the GDD. Generated data is the first step toward hardcoded data.</w:t>
            </w:r>
          </w:p>
        </w:tc>
      </w:tr>
    </w:tbl>
    <w:bookmarkEnd w:id="25"/>
    <w:bookmarkEnd w:id="26"/>
    <w:bookmarkStart w:id="29" w:name="Xbc89698ee85850d61439f51886c35f1fc20c865"/>
    <w:p>
      <w:pPr>
        <w:pStyle w:val="Heading1"/>
      </w:pPr>
      <w:r>
        <w:rPr>
          <w:bCs/>
          <w:b/>
        </w:rPr>
        <w:t xml:space="preserve">4. Pilot records — Team One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verify this whole section against the outline</w:t>
            </w:r>
            <w:r>
              <w:t xml:space="preserve"> The five names come from GDD v0.1, which quotes the Military Era Outline. </w:t>
            </w:r>
            <w:r>
              <w:rPr>
                <w:bCs/>
                <w:b/>
              </w:rPr>
              <w:t xml:space="preserve">Species and chassis assignments are mine and are almost certainly wrong for at least one pilot</w:t>
            </w:r>
            <w:r>
              <w:t xml:space="preserve"> — I had no access to the source files. Every one of them is set to human/bipedal as the neutral default. Fixing it is a one-field edit per pilot thanks to the split in §1.2. It is worth doing early: the party's sensor coverage in Mission 3 depends entirely on whether anyone here is Osnian.</w:t>
            </w:r>
          </w:p>
        </w:tc>
      </w:tr>
    </w:tbl>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Pilot</w:t>
            </w:r>
          </w:p>
        </w:tc>
        <w:tc>
          <w:tcPr/>
          <w:p>
            <w:pPr>
              <w:pStyle w:val="Compact"/>
              <w:jc w:val="left"/>
            </w:pPr>
            <w:r>
              <w:rPr>
                <w:bCs/>
                <w:b/>
              </w:rPr>
              <w:t xml:space="preserve">Path</w:t>
            </w:r>
          </w:p>
        </w:tc>
        <w:tc>
          <w:tcPr/>
          <w:p>
            <w:pPr>
              <w:pStyle w:val="Compact"/>
              <w:jc w:val="left"/>
            </w:pPr>
            <w:r>
              <w:rPr>
                <w:bCs/>
                <w:b/>
              </w:rPr>
              <w:t xml:space="preserve">Archetype (verify)</w:t>
            </w:r>
          </w:p>
        </w:tc>
        <w:tc>
          <w:tcPr/>
          <w:p>
            <w:pPr>
              <w:pStyle w:val="Compact"/>
              <w:jc w:val="left"/>
            </w:pPr>
            <w:r>
              <w:rPr>
                <w:bCs/>
                <w:b/>
              </w:rPr>
              <w:t xml:space="preserve">Loadout</w:t>
            </w:r>
          </w:p>
        </w:tc>
        <w:tc>
          <w:tcPr/>
          <w:p>
            <w:pPr>
              <w:pStyle w:val="Compact"/>
              <w:jc w:val="left"/>
            </w:pPr>
            <w:r>
              <w:rPr>
                <w:bCs/>
                <w:b/>
              </w:rPr>
              <w:t xml:space="preserve">Primary</w:t>
            </w:r>
          </w:p>
        </w:tc>
        <w:tc>
          <w:tcPr/>
          <w:p>
            <w:pPr>
              <w:pStyle w:val="Compact"/>
              <w:jc w:val="left"/>
            </w:pPr>
            <w:r>
              <w:rPr>
                <w:bCs/>
                <w:b/>
              </w:rPr>
              <w:t xml:space="preserve">Secondary</w:t>
            </w:r>
          </w:p>
        </w:tc>
      </w:tr>
      <w:tr>
        <w:tc>
          <w:tcPr/>
          <w:p>
            <w:pPr>
              <w:pStyle w:val="Compact"/>
              <w:jc w:val="left"/>
            </w:pPr>
            <w:r>
              <w:t xml:space="preserve">Fracrals Thyns</w:t>
            </w:r>
          </w:p>
        </w:tc>
        <w:tc>
          <w:tcPr/>
          <w:p>
            <w:pPr>
              <w:pStyle w:val="Compact"/>
              <w:jc w:val="left"/>
            </w:pPr>
            <w:r>
              <w:t xml:space="preserve">Tank</w:t>
            </w:r>
          </w:p>
        </w:tc>
        <w:tc>
          <w:tcPr/>
          <w:p>
            <w:pPr>
              <w:pStyle w:val="Compact"/>
              <w:jc w:val="left"/>
            </w:pPr>
            <w:r>
              <w:t xml:space="preserve">arch_tank_bipedal</w:t>
            </w:r>
          </w:p>
        </w:tc>
        <w:tc>
          <w:tcPr/>
          <w:p>
            <w:pPr>
              <w:pStyle w:val="Compact"/>
              <w:jc w:val="left"/>
            </w:pPr>
            <w:r>
              <w:t xml:space="preserve">mek_thyns</w:t>
            </w:r>
          </w:p>
        </w:tc>
        <w:tc>
          <w:tcPr/>
          <w:p>
            <w:pPr>
              <w:pStyle w:val="Compact"/>
              <w:jc w:val="left"/>
            </w:pPr>
            <w:r>
              <w:t xml:space="preserve">Armorer</w:t>
            </w:r>
          </w:p>
        </w:tc>
        <w:tc>
          <w:tcPr/>
          <w:p>
            <w:pPr>
              <w:pStyle w:val="Compact"/>
              <w:jc w:val="left"/>
            </w:pPr>
            <w:r>
              <w:t xml:space="preserve">—</w:t>
            </w:r>
          </w:p>
        </w:tc>
      </w:tr>
      <w:tr>
        <w:tc>
          <w:tcPr/>
          <w:p>
            <w:pPr>
              <w:pStyle w:val="Compact"/>
              <w:jc w:val="left"/>
            </w:pPr>
            <w:r>
              <w:t xml:space="preserve">Derek Barasj</w:t>
            </w:r>
          </w:p>
        </w:tc>
        <w:tc>
          <w:tcPr/>
          <w:p>
            <w:pPr>
              <w:pStyle w:val="Compact"/>
              <w:jc w:val="left"/>
            </w:pPr>
            <w:r>
              <w:t xml:space="preserve">Munti</w:t>
            </w:r>
          </w:p>
        </w:tc>
        <w:tc>
          <w:tcPr/>
          <w:p>
            <w:pPr>
              <w:pStyle w:val="Compact"/>
              <w:jc w:val="left"/>
            </w:pPr>
            <w:r>
              <w:t xml:space="preserve">arch_munti_bipedal</w:t>
            </w:r>
          </w:p>
        </w:tc>
        <w:tc>
          <w:tcPr/>
          <w:p>
            <w:pPr>
              <w:pStyle w:val="Compact"/>
              <w:jc w:val="left"/>
            </w:pPr>
            <w:r>
              <w:t xml:space="preserve">mek_barasj</w:t>
            </w:r>
          </w:p>
        </w:tc>
        <w:tc>
          <w:tcPr/>
          <w:p>
            <w:pPr>
              <w:pStyle w:val="Compact"/>
              <w:jc w:val="left"/>
            </w:pPr>
            <w:r>
              <w:t xml:space="preserve">Fieldwright</w:t>
            </w:r>
          </w:p>
        </w:tc>
        <w:tc>
          <w:tcPr/>
          <w:p>
            <w:pPr>
              <w:pStyle w:val="Compact"/>
              <w:jc w:val="left"/>
            </w:pPr>
            <w:r>
              <w:t xml:space="preserve">—</w:t>
            </w:r>
          </w:p>
        </w:tc>
      </w:tr>
      <w:tr>
        <w:tc>
          <w:tcPr/>
          <w:p>
            <w:pPr>
              <w:pStyle w:val="Compact"/>
              <w:jc w:val="left"/>
            </w:pPr>
            <w:r>
              <w:t xml:space="preserve">Hiro Nagori</w:t>
            </w:r>
          </w:p>
        </w:tc>
        <w:tc>
          <w:tcPr/>
          <w:p>
            <w:pPr>
              <w:pStyle w:val="Compact"/>
              <w:jc w:val="left"/>
            </w:pPr>
            <w:r>
              <w:t xml:space="preserve">Meeps</w:t>
            </w:r>
          </w:p>
        </w:tc>
        <w:tc>
          <w:tcPr/>
          <w:p>
            <w:pPr>
              <w:pStyle w:val="Compact"/>
              <w:jc w:val="left"/>
            </w:pPr>
            <w:r>
              <w:t xml:space="preserve">arch_meeps_bipedal</w:t>
            </w:r>
          </w:p>
        </w:tc>
        <w:tc>
          <w:tcPr/>
          <w:p>
            <w:pPr>
              <w:pStyle w:val="Compact"/>
              <w:jc w:val="left"/>
            </w:pPr>
            <w:r>
              <w:t xml:space="preserve">mek_nagori</w:t>
            </w:r>
          </w:p>
        </w:tc>
        <w:tc>
          <w:tcPr/>
          <w:p>
            <w:pPr>
              <w:pStyle w:val="Compact"/>
              <w:jc w:val="left"/>
            </w:pPr>
            <w:r>
              <w:t xml:space="preserve">Runemaster</w:t>
            </w:r>
          </w:p>
        </w:tc>
        <w:tc>
          <w:tcPr/>
          <w:p>
            <w:pPr>
              <w:pStyle w:val="Compact"/>
              <w:jc w:val="left"/>
            </w:pPr>
            <w:r>
              <w:t xml:space="preserve">—</w:t>
            </w:r>
          </w:p>
        </w:tc>
      </w:tr>
      <w:tr>
        <w:tc>
          <w:tcPr/>
          <w:p>
            <w:pPr>
              <w:pStyle w:val="Compact"/>
              <w:jc w:val="left"/>
            </w:pPr>
            <w:r>
              <w:t xml:space="preserve">Yren Tourignie</w:t>
            </w:r>
          </w:p>
        </w:tc>
        <w:tc>
          <w:tcPr/>
          <w:p>
            <w:pPr>
              <w:pStyle w:val="Compact"/>
              <w:jc w:val="left"/>
            </w:pPr>
            <w:r>
              <w:t xml:space="preserve">Reeps</w:t>
            </w:r>
          </w:p>
        </w:tc>
        <w:tc>
          <w:tcPr/>
          <w:p>
            <w:pPr>
              <w:pStyle w:val="Compact"/>
              <w:jc w:val="left"/>
            </w:pPr>
            <w:r>
              <w:t xml:space="preserve">arch_reeps_bipedal</w:t>
            </w:r>
          </w:p>
        </w:tc>
        <w:tc>
          <w:tcPr/>
          <w:p>
            <w:pPr>
              <w:pStyle w:val="Compact"/>
              <w:jc w:val="left"/>
            </w:pPr>
            <w:r>
              <w:t xml:space="preserve">mek_tourignie</w:t>
            </w:r>
          </w:p>
        </w:tc>
        <w:tc>
          <w:tcPr/>
          <w:p>
            <w:pPr>
              <w:pStyle w:val="Compact"/>
              <w:jc w:val="left"/>
            </w:pPr>
            <w:r>
              <w:t xml:space="preserve">Runemaster</w:t>
            </w:r>
          </w:p>
        </w:tc>
        <w:tc>
          <w:tcPr/>
          <w:p>
            <w:pPr>
              <w:pStyle w:val="Compact"/>
              <w:jc w:val="left"/>
            </w:pPr>
            <w:r>
              <w:t xml:space="preserve">Quartermaster</w:t>
            </w:r>
          </w:p>
        </w:tc>
      </w:tr>
      <w:tr>
        <w:tc>
          <w:tcPr/>
          <w:p>
            <w:pPr>
              <w:pStyle w:val="Compact"/>
              <w:jc w:val="left"/>
            </w:pPr>
            <w:r>
              <w:t xml:space="preserve">Trav</w:t>
            </w:r>
          </w:p>
        </w:tc>
        <w:tc>
          <w:tcPr/>
          <w:p>
            <w:pPr>
              <w:pStyle w:val="Compact"/>
              <w:jc w:val="left"/>
            </w:pPr>
            <w:r>
              <w:t xml:space="preserve">Meeps</w:t>
            </w:r>
          </w:p>
        </w:tc>
        <w:tc>
          <w:tcPr/>
          <w:p>
            <w:pPr>
              <w:pStyle w:val="Compact"/>
              <w:jc w:val="left"/>
            </w:pPr>
            <w:r>
              <w:t xml:space="preserve">arch_meeps_bipedal</w:t>
            </w:r>
          </w:p>
        </w:tc>
        <w:tc>
          <w:tcPr/>
          <w:p>
            <w:pPr>
              <w:pStyle w:val="Compact"/>
              <w:jc w:val="left"/>
            </w:pPr>
            <w:r>
              <w:t xml:space="preserve">mek_trav</w:t>
            </w:r>
          </w:p>
        </w:tc>
        <w:tc>
          <w:tcPr/>
          <w:p>
            <w:pPr>
              <w:pStyle w:val="Compact"/>
              <w:jc w:val="left"/>
            </w:pPr>
            <w:r>
              <w:t xml:space="preserve">Fabricator</w:t>
            </w:r>
          </w:p>
        </w:tc>
        <w:tc>
          <w:tcPr/>
          <w:p>
            <w:pPr>
              <w:pStyle w:val="Compact"/>
              <w:jc w:val="left"/>
            </w:pPr>
            <w:r>
              <w:t xml:space="preserve">Armorer</w:t>
            </w:r>
          </w:p>
        </w:tc>
      </w:tr>
    </w:tbl>
    <w:bookmarkStart w:id="27" w:name="X434b26c4ea06cf55ec11622b0f09bcda2f67fdb"/>
    <w:p>
      <w:pPr>
        <w:pStyle w:val="Heading2"/>
      </w:pPr>
      <w:r>
        <w:rPr>
          <w:bCs/>
          <w:b/>
        </w:rPr>
        <w:t xml:space="preserve">4.1 Why this Loadout bench and not another</w:t>
      </w:r>
    </w:p>
    <w:p>
      <w:pPr>
        <w:pStyle w:val="FirstParagraph"/>
      </w:pPr>
      <w:r>
        <w:rPr>
          <w:iCs/>
          <w:i/>
        </w:rPr>
        <w:t xml:space="preserve">(This section is about the mechanical Loadout system — see the terminology note in §5 if you haven't read it yet: "Mek" itself now means something else, the named companion, not the Loadout track.)</w:t>
      </w:r>
    </w:p>
    <w:p>
      <w:pPr>
        <w:pStyle w:val="BodyText"/>
      </w:pPr>
      <w:r>
        <w:t xml:space="preserve">The starting party covers two Runemasters, one Armorer, one Fieldwright and one Fabricator across five primaries. That is deliberate rather than balanced:</w:t>
      </w:r>
    </w:p>
    <w:p>
      <w:pPr>
        <w:numPr>
          <w:ilvl w:val="0"/>
          <w:numId w:val="1001"/>
        </w:numPr>
      </w:pPr>
      <w:r>
        <w:rPr>
          <w:bCs/>
          <w:b/>
        </w:rPr>
        <w:t xml:space="preserve">Two Runemasters means the party can see.</w:t>
      </w:r>
      <w:r>
        <w:t xml:space="preserve"> With everyone on human chassis, a Runemaster-primary Loadout is the party's only source of burrow detection (§5) — without one, an Undertow is found by walking into it. If a pilot turns out to be Osnian, the vibrissal chassis supplies the same reveal and one of these two becomes partly redundant, which is a good problem: it frees points.</w:t>
      </w:r>
    </w:p>
    <w:p>
      <w:pPr>
        <w:numPr>
          <w:ilvl w:val="0"/>
          <w:numId w:val="1001"/>
        </w:numPr>
      </w:pPr>
      <w:r>
        <w:rPr>
          <w:bCs/>
          <w:b/>
        </w:rPr>
        <w:t xml:space="preserve">One Fabricator, two parts, whole campaign.</w:t>
      </w:r>
      <w:r>
        <w:t xml:space="preserve"> Only Trav's Loadout carries the track, and it starts with its two parts and never regenerates them. The party can rescue itself twice across four missions and then it cannot. That scarcity is the point.</w:t>
      </w:r>
    </w:p>
    <w:p>
      <w:pPr>
        <w:numPr>
          <w:ilvl w:val="0"/>
          <w:numId w:val="1001"/>
        </w:numPr>
      </w:pPr>
      <w:r>
        <w:rPr>
          <w:bCs/>
          <w:b/>
        </w:rPr>
        <w:t xml:space="preserve">Three of the five Loadouts have no secondary at all.</w:t>
      </w:r>
      <w:r>
        <w:t xml:space="preserve"> Thyns, Barasj and Nagori ship with a bare primary. A secondary costs 180 — more than taking a pilot from G to E — so the slice's actual economic decision is support depth versus gear tiers, and the budget in §12 does not cover both.</w:t>
      </w:r>
    </w:p>
    <w:p>
      <w:pPr>
        <w:numPr>
          <w:ilvl w:val="0"/>
          <w:numId w:val="1001"/>
        </w:numPr>
      </w:pPr>
      <w:r>
        <w:rPr>
          <w:bCs/>
          <w:b/>
        </w:rPr>
        <w:t xml:space="preserve">Thin on raw stats.</w:t>
      </w:r>
      <w:r>
        <w:t xml:space="preserve"> One Armorer primary means the party wins by positioning, not by out-statting. If playtesting says the slice is too hard, the first knob to turn is here, not in the damage matrix.</w:t>
      </w:r>
    </w:p>
    <w:p>
      <w:pPr>
        <w:numPr>
          <w:ilvl w:val="0"/>
          <w:numId w:val="1001"/>
        </w:numPr>
      </w:pPr>
      <w:r>
        <w:rPr>
          <w:bCs/>
          <w:b/>
        </w:rPr>
        <w:t xml:space="preserve">The Munti has the Fieldwright.</w:t>
      </w:r>
      <w:r>
        <w:t xml:space="preserve"> Barasj heals 25% harder and self-repairs when stationary, which makes "park the Munti behind the Tank" a real, effective play rather than a thing the player does because they are told to.</w:t>
      </w:r>
    </w:p>
    <w:bookmarkEnd w:id="27"/>
    <w:bookmarkStart w:id="28" w:name="Xe6e7e1277398955b6cad227196cb267682d83eb"/>
    <w:p>
      <w:pPr>
        <w:pStyle w:val="Heading2"/>
      </w:pPr>
      <w:r>
        <w:rPr>
          <w:bCs/>
          <w:b/>
        </w:rPr>
        <w:t xml:space="preserve">4.2 TypeScript</w:t>
      </w:r>
    </w:p>
    <w:p>
      <w:pPr>
        <w:pStyle w:val="FirstParagraph"/>
      </w:pPr>
      <w:r>
        <w:t xml:space="preserve">import type { PilotRecord, MekArchetype } from "./types";</w:t>
      </w:r>
    </w:p>
    <w:p>
      <w:pPr>
        <w:pStyle w:val="BodyText"/>
      </w:pPr>
      <w:r>
        <w:t xml:space="preserve">// displayName values marked VERIFY are reconstructed, not read from source.</w:t>
      </w:r>
    </w:p>
    <w:p>
      <w:pPr>
        <w:pStyle w:val="BodyText"/>
      </w:pPr>
      <w:r>
        <w:t xml:space="preserve">export const PILOTS: PilotRecord[] = [</w:t>
      </w:r>
    </w:p>
    <w:p>
      <w:pPr>
        <w:pStyle w:val="BodyText"/>
      </w:pPr>
      <w:r>
        <w:t xml:space="preserve">{ id: "pilot_thyns", displayName: "Fracrals Thyns", /* VERIFY */</w:t>
      </w:r>
    </w:p>
    <w:p>
      <w:pPr>
        <w:pStyle w:val="SourceCode"/>
      </w:pPr>
      <w:r>
        <w:rPr>
          <w:rStyle w:val="VerbatimChar"/>
        </w:rPr>
        <w:t xml:space="preserve">archetypeId: "arch_tank_bipedal",  mekId: "mek_thyns",     tier: "G" },</w:t>
      </w:r>
    </w:p>
    <w:p>
      <w:pPr>
        <w:pStyle w:val="FirstParagraph"/>
      </w:pPr>
      <w:r>
        <w:t xml:space="preserve">{ id: "pilot_barasj", displayName: "Derek Barasj", /* VERIFY */</w:t>
      </w:r>
    </w:p>
    <w:p>
      <w:pPr>
        <w:pStyle w:val="SourceCode"/>
      </w:pPr>
      <w:r>
        <w:rPr>
          <w:rStyle w:val="VerbatimChar"/>
        </w:rPr>
        <w:t xml:space="preserve">archetypeId: "arch_munti_bipedal", mekId: "mek_barasj",    tier: "G" },</w:t>
      </w:r>
    </w:p>
    <w:p>
      <w:pPr>
        <w:pStyle w:val="FirstParagraph"/>
      </w:pPr>
      <w:r>
        <w:t xml:space="preserve">{ id: "pilot_nagori", displayName: "Hiro Nagori", /* VERIFY */</w:t>
      </w:r>
    </w:p>
    <w:p>
      <w:pPr>
        <w:pStyle w:val="SourceCode"/>
      </w:pPr>
      <w:r>
        <w:rPr>
          <w:rStyle w:val="VerbatimChar"/>
        </w:rPr>
        <w:t xml:space="preserve">archetypeId: "arch_meeps_bipedal", mekId: "mek_nagori",    tier: "G" },</w:t>
      </w:r>
    </w:p>
    <w:p>
      <w:pPr>
        <w:pStyle w:val="FirstParagraph"/>
      </w:pPr>
      <w:r>
        <w:t xml:space="preserve">{ id: "pilot_tourignie", displayName: "Yren Tourignie", /* VERIFY */</w:t>
      </w:r>
    </w:p>
    <w:p>
      <w:pPr>
        <w:pStyle w:val="SourceCode"/>
      </w:pPr>
      <w:r>
        <w:rPr>
          <w:rStyle w:val="VerbatimChar"/>
        </w:rPr>
        <w:t xml:space="preserve">archetypeId: "arch_reeps_bipedal", mekId: "mek_tourignie", tier: "G" },</w:t>
      </w:r>
    </w:p>
    <w:p>
      <w:pPr>
        <w:pStyle w:val="FirstParagraph"/>
      </w:pPr>
      <w:r>
        <w:t xml:space="preserve">{ id: "pilot_trav", displayName: "Trav", /* VERIFY */</w:t>
      </w:r>
    </w:p>
    <w:p>
      <w:pPr>
        <w:pStyle w:val="SourceCode"/>
      </w:pPr>
      <w:r>
        <w:rPr>
          <w:rStyle w:val="VerbatimChar"/>
        </w:rPr>
        <w:t xml:space="preserve">archetypeId: "arch_meeps_bipedal", mekId: "mek_trav",      tier: "G" },</w:t>
      </w:r>
    </w:p>
    <w:p>
      <w:pPr>
        <w:pStyle w:val="FirstParagraph"/>
      </w:pPr>
      <w:r>
        <w:t xml:space="preserve">];</w:t>
      </w:r>
    </w:p>
    <w:p>
      <w:pPr>
        <w:pStyle w:val="BodyText"/>
      </w:pPr>
      <w:r>
        <w:t xml:space="preserve">// Historical note, 9 Sep 2026: this comment originally flagged these // displayName values ("Thyns' Mek" etc.) as placeholders awaiting real // names. What actually shipped instead: "Mek" stopped meaning this Loadout // record at all and now names a separate companion character (data/names.ts) // — the possessive style below is archived Team One example data, not a // gap to fill in. See GDD §6's terminology note and Data Pack §5 below.</w:t>
      </w:r>
    </w:p>
    <w:p>
      <w:pPr>
        <w:pStyle w:val="BodyText"/>
      </w:pPr>
      <w:r>
        <w:t xml:space="preserve">export const MEKS: Record&lt;string, MekArchetype&gt; = {</w:t>
      </w:r>
    </w:p>
    <w:p>
      <w:pPr>
        <w:pStyle w:val="BodyText"/>
      </w:pPr>
      <w:r>
        <w:t xml:space="preserve">mek_thyns: { id: "mek_thyns", displayName: "Thyns' Mek",</w:t>
      </w:r>
    </w:p>
    <w:p>
      <w:pPr>
        <w:pStyle w:val="SourceCode"/>
      </w:pPr>
      <w:r>
        <w:rPr>
          <w:rStyle w:val="VerbatimChar"/>
        </w:rPr>
        <w:t xml:space="preserve">               primary: "armorer",     secondary: null,</w:t>
      </w:r>
      <w:r>
        <w:br/>
        <w:br/>
      </w:r>
      <w:r>
        <w:rPr>
          <w:rStyle w:val="VerbatimChar"/>
        </w:rPr>
        <w:t xml:space="preserve">               spareParts: 0 },</w:t>
      </w:r>
    </w:p>
    <w:p>
      <w:pPr>
        <w:pStyle w:val="FirstParagraph"/>
      </w:pPr>
      <w:r>
        <w:t xml:space="preserve">mek_barasj: { id: "mek_barasj", displayName: "Barasj' Mek",</w:t>
      </w:r>
    </w:p>
    <w:p>
      <w:pPr>
        <w:pStyle w:val="SourceCode"/>
      </w:pPr>
      <w:r>
        <w:rPr>
          <w:rStyle w:val="VerbatimChar"/>
        </w:rPr>
        <w:t xml:space="preserve">               primary: "fieldwright", secondary: null,</w:t>
      </w:r>
      <w:r>
        <w:br/>
        <w:br/>
      </w:r>
      <w:r>
        <w:rPr>
          <w:rStyle w:val="VerbatimChar"/>
        </w:rPr>
        <w:t xml:space="preserve">               spareParts: 0 },</w:t>
      </w:r>
    </w:p>
    <w:p>
      <w:pPr>
        <w:pStyle w:val="FirstParagraph"/>
      </w:pPr>
      <w:r>
        <w:t xml:space="preserve">mek_nagori: { id: "mek_nagori", displayName: "Nagori's Mek",</w:t>
      </w:r>
    </w:p>
    <w:p>
      <w:pPr>
        <w:pStyle w:val="SourceCode"/>
      </w:pPr>
      <w:r>
        <w:rPr>
          <w:rStyle w:val="VerbatimChar"/>
        </w:rPr>
        <w:t xml:space="preserve">               primary: "runemaster",  secondary: null,</w:t>
      </w:r>
      <w:r>
        <w:br/>
        <w:br/>
      </w:r>
      <w:r>
        <w:rPr>
          <w:rStyle w:val="VerbatimChar"/>
        </w:rPr>
        <w:t xml:space="preserve">               spareParts: 0 },</w:t>
      </w:r>
    </w:p>
    <w:p>
      <w:pPr>
        <w:pStyle w:val="FirstParagraph"/>
      </w:pPr>
      <w:r>
        <w:t xml:space="preserve">mek_tourignie: { id: "mek_tourignie", displayName: "Tourignie's Mek",</w:t>
      </w:r>
    </w:p>
    <w:p>
      <w:pPr>
        <w:pStyle w:val="SourceCode"/>
      </w:pPr>
      <w:r>
        <w:rPr>
          <w:rStyle w:val="VerbatimChar"/>
        </w:rPr>
        <w:t xml:space="preserve">               primary: "runemaster",  secondary: "quartermaster",</w:t>
      </w:r>
      <w:r>
        <w:br/>
        <w:br/>
      </w:r>
      <w:r>
        <w:rPr>
          <w:rStyle w:val="VerbatimChar"/>
        </w:rPr>
        <w:t xml:space="preserve">               spareParts: 0 },</w:t>
      </w:r>
    </w:p>
    <w:p>
      <w:pPr>
        <w:pStyle w:val="FirstParagraph"/>
      </w:pPr>
      <w:r>
        <w:t xml:space="preserve">mek_trav: { id: "mek_trav", displayName: "Trav's Mek",</w:t>
      </w:r>
    </w:p>
    <w:p>
      <w:pPr>
        <w:pStyle w:val="SourceCode"/>
      </w:pPr>
      <w:r>
        <w:rPr>
          <w:rStyle w:val="VerbatimChar"/>
        </w:rPr>
        <w:t xml:space="preserve">               primary: "fabricator",  secondary: "armorer",</w:t>
      </w:r>
      <w:r>
        <w:br/>
        <w:br/>
      </w:r>
      <w:r>
        <w:rPr>
          <w:rStyle w:val="VerbatimChar"/>
        </w:rPr>
        <w:t xml:space="preserve">               spareParts: 2 },</w:t>
      </w:r>
    </w:p>
    <w:p>
      <w:pPr>
        <w:pStyle w:val="FirstParagraph"/>
      </w:pPr>
      <w:r>
        <w:t xml:space="preserve">};</w:t>
      </w:r>
    </w:p>
    <w:bookmarkEnd w:id="28"/>
    <w:bookmarkEnd w:id="29"/>
    <w:bookmarkStart w:id="32" w:name="X9582b739596f3d705b36bea745933f8da9cf976"/>
    <w:p>
      <w:pPr>
        <w:pStyle w:val="Heading2"/>
        <w:rPr>
          <w:ins w:id="9027" w:author="Claude" w:date="2026-09-23T11:00:00Z"/>
        </w:rPr>
      </w:pPr>
      <w:ins w:id="9026" w:author="Claude" w:date="2026-09-23T11:00:00Z">
        <w:r>
          <w:rPr>
            <w:bCs/>
            <w:b/>
          </w:rPr>
          <w:t xml:space="preserve">4.3 Recruits: gender and names</w:t>
        </w:r>
      </w:ins>
    </w:p>
    <w:p>
      <w:pPr>
        <w:pStyle w:val="FirstParagraph"/>
        <w:rPr>
          <w:ins w:id="9029" w:author="Claude" w:date="2026-09-23T11:00:00Z"/>
        </w:rPr>
      </w:pPr>
      <w:ins w:id="9028" w:author="Claude" w:date="2026-09-23T11:00:00Z">
        <w:r>
          <w:t xml:space="preserve">Added 13 Sep 2026, when pilots gained a gender. A generated recruit rolls gender first and then draws a first name from the matching pool, so the name never contradicts the gender, and the character creator asks for gender before the name for the same reason. RECRUIT_MALE_WEIGHT = 0.65: a generated recruit is male 65% of the time, because the Archive's own Osnian entry says males are overrepresented in front-line service by a wide margin, and a coin flip would contradict a line the player can read. The pools in src/data/names.ts are a split of one 24-name list, 11 male and 13 female; Noor sits in the female pool and is used for both. 0.65 is a judgment call, not a tuned number. Full account: Bloom_Wars_Build_Log_Addendum_GenderSystem_13Sep2026.md.</w:t>
        </w:r>
      </w:ins>
    </w:p>
    <w:p>
      <w:pPr>
        <w:pStyle w:val="Heading1"/>
      </w:pPr>
      <w:r>
        <w:rPr>
          <w:bCs/>
          <w:b/>
        </w:rPr>
        <w:t xml:space="preserve">5. Loadout track effects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terminology, renamed 28 Aug 2026</w:t>
            </w:r>
            <w:r>
              <w:t xml:space="preserve"> This system was called "Meks" through v0.1 of this Data Pack. It's since been renamed </w:t>
            </w:r>
            <w:r>
              <w:rPr>
                <w:bCs/>
                <w:b/>
              </w:rPr>
              <w:t xml:space="preserve">Loadout</w:t>
            </w:r>
            <w:r>
              <w:t xml:space="preserve"> everywhere the player sees it, to free up "Mek" for a separate thing: a named crew companion, one per pilot, who personifies that pilot's Loadout track and exists as a real character in the Hub with their own name, background and Archive file — not described in this document. Internal code identifiers (</w:t>
            </w:r>
            <w:r>
              <w:rPr>
                <w:rStyle w:val="VerbatimChar"/>
              </w:rPr>
              <w:t xml:space="preserve">MekArchetype</w:t>
            </w:r>
            <w:r>
              <w:t xml:space="preserve">, </w:t>
            </w:r>
            <w:r>
              <w:rPr>
                <w:rStyle w:val="VerbatimChar"/>
              </w:rPr>
              <w:t xml:space="preserve">mekId</w:t>
            </w:r>
            <w:r>
              <w:t xml:space="preserve">, </w:t>
            </w:r>
            <w:r>
              <w:rPr>
                <w:rStyle w:val="VerbatimChar"/>
              </w:rPr>
              <w:t xml:space="preserve">data/meks.ts</w:t>
            </w:r>
            <w:r>
              <w:t xml:space="preserve">, the </w:t>
            </w:r>
            <w:r>
              <w:rPr>
                <w:rStyle w:val="VerbatimChar"/>
              </w:rPr>
              <w:t xml:space="preserve">fabricator</w:t>
            </w:r>
            <w:r>
              <w:t xml:space="preserve">/</w:t>
            </w:r>
            <w:r>
              <w:rPr>
                <w:rStyle w:val="VerbatimChar"/>
              </w:rPr>
              <w:t xml:space="preserve">armorer</w:t>
            </w:r>
            <w:r>
              <w:t xml:space="preserve">/</w:t>
            </w:r>
            <w:r>
              <w:rPr>
                <w:rStyle w:val="VerbatimChar"/>
              </w:rPr>
              <w:t xml:space="preserve">runemaster</w:t>
            </w:r>
            <w:r>
              <w:t xml:space="preserve">/</w:t>
            </w:r>
            <w:r>
              <w:rPr>
                <w:rStyle w:val="VerbatimChar"/>
              </w:rPr>
              <w:t xml:space="preserve">fieldwright</w:t>
            </w:r>
            <w:r>
              <w:t xml:space="preserve">/</w:t>
            </w:r>
            <w:r>
              <w:rPr>
                <w:rStyle w:val="VerbatimChar"/>
              </w:rPr>
              <w:t xml:space="preserve">quartermaster</w:t>
            </w:r>
            <w:r>
              <w:t xml:space="preserve"> track values) were deliberately left unrenamed — copy change, not a data-model rework. Full account: GDD §6.</w:t>
            </w:r>
          </w:p>
        </w:tc>
      </w:tr>
    </w:tbl>
    <w:p>
      <w:pPr>
        <w:pStyle w:val="BodyText"/>
      </w:pPr>
      <w:r>
        <w:t xml:space="preserve">File: src/data/meks.ts. Effects are applied to the paired pilot only. There are no party-wide auras.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Track</w:t>
            </w:r>
          </w:p>
        </w:tc>
        <w:tc>
          <w:tcPr/>
          <w:p>
            <w:pPr>
              <w:pStyle w:val="Compact"/>
              <w:jc w:val="left"/>
            </w:pPr>
            <w:r>
              <w:rPr>
                <w:bCs/>
                <w:b/>
              </w:rPr>
              <w:t xml:space="preserve">As primary</w:t>
            </w:r>
          </w:p>
        </w:tc>
        <w:tc>
          <w:tcPr/>
          <w:p>
            <w:pPr>
              <w:pStyle w:val="Compact"/>
              <w:jc w:val="left"/>
            </w:pPr>
            <w:r>
              <w:rPr>
                <w:bCs/>
                <w:b/>
              </w:rPr>
              <w:t xml:space="preserve">As secondary</w:t>
            </w:r>
          </w:p>
        </w:tc>
      </w:tr>
      <w:tr>
        <w:tc>
          <w:tcPr/>
          <w:p>
            <w:pPr>
              <w:pStyle w:val="Compact"/>
              <w:jc w:val="left"/>
            </w:pPr>
            <w:r>
              <w:t xml:space="preserve">fabricator</w:t>
            </w:r>
          </w:p>
        </w:tc>
        <w:tc>
          <w:tcPr/>
          <w:p>
            <w:pPr>
              <w:pStyle w:val="Compact"/>
              <w:jc w:val="left"/>
            </w:pPr>
            <w:r>
              <w:t xml:space="preserve">Holds 2 spare parts. A spare part is the pilot's own Beacon crate: when Beacon Control revives them mid-mission, it burns their own part before it touches a company Restock Room crate. There is no separate mid-mission redeploy — Beacon Control is the only way a downed pilot returns before the next mission, Fabricator or not.</w:t>
            </w:r>
          </w:p>
        </w:tc>
        <w:tc>
          <w:tcPr/>
          <w:p>
            <w:pPr>
              <w:pStyle w:val="Compact"/>
              <w:jc w:val="left"/>
            </w:pPr>
            <w:r>
              <w:t xml:space="preserve">Holds 1 spare part, same rule.</w:t>
            </w:r>
          </w:p>
        </w:tc>
      </w:tr>
      <w:tr>
        <w:tc>
          <w:tcPr/>
          <w:p>
            <w:pPr>
              <w:pStyle w:val="Compact"/>
              <w:jc w:val="left"/>
            </w:pPr>
            <w:r>
              <w:t xml:space="preserve">armorer</w:t>
            </w:r>
          </w:p>
        </w:tc>
        <w:tc>
          <w:tcPr/>
          <w:p>
            <w:pPr>
              <w:pStyle w:val="Compact"/>
              <w:jc w:val="left"/>
            </w:pPr>
            <w:r>
              <w:t xml:space="preserve">+8 attack, +8 defense, +10 max HP.</w:t>
            </w:r>
          </w:p>
        </w:tc>
        <w:tc>
          <w:tcPr/>
          <w:p>
            <w:pPr>
              <w:pStyle w:val="Compact"/>
              <w:jc w:val="left"/>
            </w:pPr>
            <w:r>
              <w:t xml:space="preserve">+4 attack, +4 defense, +5 max HP.</w:t>
            </w:r>
          </w:p>
        </w:tc>
      </w:tr>
      <w:tr>
        <w:tc>
          <w:tcPr/>
          <w:p>
            <w:pPr>
              <w:pStyle w:val="Compact"/>
              <w:jc w:val="left"/>
            </w:pPr>
            <w:r>
              <w:t xml:space="preserve">runemaster</w:t>
            </w:r>
          </w:p>
        </w:tc>
        <w:tc>
          <w:tcPr/>
          <w:p>
            <w:pPr>
              <w:pStyle w:val="Compact"/>
              <w:jc w:val="left"/>
            </w:pPr>
            <w:r>
              <w:t xml:space="preserve">+2 vision · </w:t>
            </w:r>
            <w:r>
              <w:rPr>
                <w:bCs/>
                <w:b/>
              </w:rPr>
              <w:t xml:space="preserve">detects burrowed units anywhere inside the pilot's vision</w:t>
            </w:r>
            <w:r>
              <w:t xml:space="preserve"> (the same reveal abil_sensor_sweep gives, which is what a better sensor is for) · initiative pre-empt: this engine resolves an attack sequentially (hit, then counter), so a defending Runemaster-primary pilot who is not slower than their attacker (move compared, initiative breaking the tie in the defender's favour) swings their counter BEFORE the incoming hit lands, computed at their own untouched HP — if it downs the attacker, the attack never resolves · weapon effect potency ×1.5 on a landed hit's duration or push distance (rounds up — a 1-turn stun becomes 2).</w:t>
            </w:r>
          </w:p>
        </w:tc>
        <w:tc>
          <w:tcPr/>
          <w:p>
            <w:pPr>
              <w:pStyle w:val="Compact"/>
              <w:jc w:val="left"/>
            </w:pPr>
            <w:r>
              <w:t xml:space="preserve">+1 vision · effect potency ×1.25 · no initiative pre-empt and no burrow detection — both are primary-only.</w:t>
            </w:r>
          </w:p>
        </w:tc>
      </w:tr>
      <w:tr>
        <w:tc>
          <w:tcPr/>
          <w:p>
            <w:pPr>
              <w:pStyle w:val="Compact"/>
              <w:jc w:val="left"/>
            </w:pPr>
            <w:r>
              <w:t xml:space="preserve">fieldwright</w:t>
            </w:r>
          </w:p>
        </w:tc>
        <w:tc>
          <w:tcPr/>
          <w:p>
            <w:pPr>
              <w:pStyle w:val="Compact"/>
              <w:jc w:val="left"/>
            </w:pPr>
            <w:r>
              <w:t xml:space="preserve">+15 HP at turn start if the pilot did not move, on any tile. If the pilot is a Munti, its heal output on others is ×1.25.</w:t>
            </w:r>
          </w:p>
        </w:tc>
        <w:tc>
          <w:tcPr/>
          <w:p>
            <w:pPr>
              <w:pStyle w:val="Compact"/>
              <w:jc w:val="left"/>
            </w:pPr>
            <w:r>
              <w:t xml:space="preserve">+8 HP at turn start if the pilot did not move.</w:t>
            </w:r>
          </w:p>
        </w:tc>
      </w:tr>
      <w:tr>
        <w:tc>
          <w:tcPr/>
          <w:p>
            <w:pPr>
              <w:pStyle w:val="Compact"/>
              <w:jc w:val="left"/>
            </w:pPr>
            <w:r>
              <w:t xml:space="preserve">quartermaster</w:t>
            </w:r>
          </w:p>
        </w:tc>
        <w:tc>
          <w:tcPr/>
          <w:p>
            <w:pPr>
              <w:pStyle w:val="Compact"/>
              <w:jc w:val="left"/>
            </w:pPr>
            <w:r>
              <w:rPr>
                <w:iCs/>
                <w:i/>
              </w:rPr>
              <w:t xml:space="preserve">Not available as a primary.</w:t>
            </w:r>
          </w:p>
        </w:tc>
        <w:tc>
          <w:tcPr/>
          <w:p>
            <w:pPr>
              <w:pStyle w:val="Compact"/>
              <w:jc w:val="left"/>
            </w:pPr>
            <w:r>
              <w:t xml:space="preserve">−25% on every gear tier purchase for the paired pilot, for the rest of the campaign.</w:t>
            </w:r>
          </w:p>
        </w:tc>
      </w:tr>
    </w:tbl>
    <w:bookmarkStart w:id="30" w:name="Xa01126dda15748375fd07ebd59e9d57894176ae"/>
    <w:p>
      <w:pPr>
        <w:pStyle w:val="Heading2"/>
      </w:pPr>
      <w:r>
        <w:rPr>
          <w:bCs/>
          <w:b/>
        </w:rPr>
        <w:t xml:space="preserve">5.1 Order of application</w:t>
      </w:r>
    </w:p>
    <w:p>
      <w:pPr>
        <w:pStyle w:val="FirstParagraph"/>
      </w:pPr>
      <w:r>
        <w:t xml:space="preserve">Stat modifiers stack additively and are applied in a fixed order so the numbers are reproducible. Get this wrong and balance testing becomes unrepeatable.</w:t>
      </w:r>
    </w:p>
    <w:p>
      <w:pPr>
        <w:pStyle w:val="BodyText"/>
      </w:pPr>
      <w:r>
        <w:t xml:space="preserve">effectiveAttack = archetype.baseAttack</w:t>
      </w:r>
    </w:p>
    <w:p>
      <w:pPr>
        <w:pStyle w:val="SourceCode"/>
      </w:pPr>
      <w:r>
        <w:rPr>
          <w:rStyle w:val="VerbatimChar"/>
        </w:rPr>
        <w:t xml:space="preserve">             + tierModifier(pilot.tier).attack   - 100</w:t>
      </w:r>
      <w:r>
        <w:br/>
        <w:br/>
      </w:r>
      <w:r>
        <w:rPr>
          <w:rStyle w:val="VerbatimChar"/>
        </w:rPr>
        <w:t xml:space="preserve">             + mekAttackBonus(pilot.mek)</w:t>
      </w:r>
      <w:r>
        <w:br/>
        <w:br/>
      </w:r>
      <w:r>
        <w:rPr>
          <w:rStyle w:val="VerbatimChar"/>
        </w:rPr>
        <w:t xml:space="preserve">             + frameStatBonus(pilot).attack     // Frame systems + refit</w:t>
      </w:r>
    </w:p>
    <w:p>
      <w:pPr>
        <w:pStyle w:val="FirstParagraph"/>
      </w:pPr>
      <w:r>
        <w:t xml:space="preserve">effectiveDefense = archetype.baseDefense</w:t>
      </w:r>
    </w:p>
    <w:p>
      <w:pPr>
        <w:pStyle w:val="SourceCode"/>
      </w:pPr>
      <w:r>
        <w:rPr>
          <w:rStyle w:val="VerbatimChar"/>
        </w:rPr>
        <w:t xml:space="preserve">             + tierModifier(pilot.tier).defense  - 100</w:t>
      </w:r>
      <w:r>
        <w:br/>
        <w:br/>
      </w:r>
      <w:r>
        <w:rPr>
          <w:rStyle w:val="VerbatimChar"/>
        </w:rPr>
        <w:t xml:space="preserve">             + mekDefenseBonus(pilot.mek)</w:t>
      </w:r>
      <w:r>
        <w:br/>
        <w:br/>
      </w:r>
      <w:r>
        <w:rPr>
          <w:rStyle w:val="VerbatimChar"/>
        </w:rPr>
        <w:t xml:space="preserve">             + frameStatBonus(pilot).defense    // Frame systems + refit</w:t>
      </w:r>
    </w:p>
    <w:p>
      <w:pPr>
        <w:pStyle w:val="FirstParagraph"/>
      </w:pPr>
      <w:r>
        <w:t xml:space="preserve">effectiveMaxHp = archetype.baseHp</w:t>
      </w:r>
    </w:p>
    <w:p>
      <w:pPr>
        <w:pStyle w:val="SourceCode"/>
      </w:pPr>
      <w:r>
        <w:rPr>
          <w:rStyle w:val="VerbatimChar"/>
        </w:rPr>
        <w:t xml:space="preserve">             + (tierModifier(pilot.tier).hp - 100)</w:t>
      </w:r>
      <w:r>
        <w:br/>
        <w:br/>
      </w:r>
      <w:r>
        <w:rPr>
          <w:rStyle w:val="VerbatimChar"/>
        </w:rPr>
        <w:t xml:space="preserve">             + mekHpBonus(pilot.mek)</w:t>
      </w:r>
      <w:r>
        <w:br/>
        <w:br/>
      </w:r>
      <w:r>
        <w:rPr>
          <w:rStyle w:val="VerbatimChar"/>
        </w:rPr>
        <w:t xml:space="preserve">             + frameStatBonus(pilot).hp         // Frame systems + refit</w:t>
      </w:r>
    </w:p>
    <w:p>
      <w:pPr>
        <w:pStyle w:val="FirstParagraph"/>
      </w:pPr>
      <w:r>
        <w:t xml:space="preserve">effectiveVision = archetype.vision + mekVisionBonus(pilot.mek)</w:t>
      </w:r>
    </w:p>
    <w:p>
      <w:pPr>
        <w:pStyle w:val="SourceCode"/>
      </w:pPr>
      <w:r>
        <w:rPr>
          <w:rStyle w:val="VerbatimChar"/>
        </w:rPr>
        <w:t xml:space="preserve">             + frameStatBonus(pilot).vision     // Frame systems + refit</w:t>
      </w:r>
    </w:p>
    <w:p>
      <w:pPr>
        <w:pStyle w:val="FirstParagraph"/>
      </w:pPr>
      <w:r>
        <w:t xml:space="preserve">effectiveMove = archetype.moveRange + tierModifier(pilot.tier).move</w:t>
      </w:r>
    </w:p>
    <w:p>
      <w:pPr>
        <w:pStyle w:val="BodyText"/>
      </w:pPr>
      <w:r>
        <w:rPr>
          <w:bCs/>
          <w:b/>
        </w:rPr>
        <w:t xml:space="preserve">frameStatBonus()</w:t>
      </w:r>
      <w:r>
        <w:t xml:space="preserve"> is the additive term the Frame Systems layer (GDD §6.5) contributes on top of base/tier/Loadout — it sums whatever of the pilot's installed systems and one-time refit are pure stat deltas (Reinforced Plating, Sprint Cell, Signal Booster and the salvage-gated Heartwood/Gallcyst Graft are the ones that land here). It returns zero on every stat for a pilot who owns no Frame systems, so this line is a no-op for anyone who hasn't bought into the layer — every pre-Frame-Systems save and every existing balance number above is unaffected by its presence. The systems that are not pure stat deltas (a longer sensor radius, a defence-ignoring shot, a terrain-cost change, and so on) hook directly into combat resolution and movement rather than through this formula; they are not additional terms here.</w:t>
      </w:r>
    </w:p>
    <w:p>
      <w:pPr>
        <w:pStyle w:val="BodyText"/>
      </w:pPr>
      <w:r>
        <w:t xml:space="preserve">Worked example — Hiro Nagori at D tier, having bought the 180-point Armorer secondary onto his Runemaster Loadout, no Frame systems installed. Attack 100 + 118 − 100 + 4 + 0 = </w:t>
      </w:r>
      <w:r>
        <w:rPr>
          <w:bCs/>
          <w:b/>
        </w:rPr>
        <w:t xml:space="preserve">122</w:t>
      </w:r>
      <w:r>
        <w:t xml:space="preserve">; defense 100 + 113 − 100 + 4 + 0 = </w:t>
      </w:r>
      <w:r>
        <w:rPr>
          <w:bCs/>
          <w:b/>
        </w:rPr>
        <w:t xml:space="preserve">117</w:t>
      </w:r>
      <w:r>
        <w:t xml:space="preserve">; max HP 105 + 10 + 5 + 0 = </w:t>
      </w:r>
      <w:r>
        <w:rPr>
          <w:bCs/>
          <w:b/>
        </w:rPr>
        <w:t xml:space="preserve">120</w:t>
      </w:r>
      <w:r>
        <w:t xml:space="preserve">; vision 4 + 2 + 0 = </w:t>
      </w:r>
      <w:r>
        <w:rPr>
          <w:bCs/>
          <w:b/>
        </w:rPr>
        <w:t xml:space="preserve">6</w:t>
      </w:r>
      <w:r>
        <w:t xml:space="preserve">; move 6 + 1 = </w:t>
      </w:r>
      <w:r>
        <w:rPr>
          <w:bCs/>
          <w:b/>
        </w:rPr>
        <w:t xml:space="preserve">7</w:t>
      </w:r>
      <w:r>
        <w:t xml:space="preserve">.</w:t>
      </w:r>
    </w:p>
    <w:p>
      <w:pPr>
        <w:pStyle w:val="BodyText"/>
      </w:pPr>
      <w:r>
        <w:t xml:space="preserve">Against a G-tier Reeps at full health that is 75 × 1.22 × (100 / 100) = 91.5, rounded to 92, then capped to </w:t>
      </w:r>
      <w:r>
        <w:rPr>
          <w:bCs/>
          <w:b/>
        </w:rPr>
        <w:t xml:space="preserve">90</w:t>
      </w:r>
      <w:r>
        <w:t xml:space="preserve"> by the full-HP rule. Two hits, comfortably — and note that at this point the cap is doing real work rather than being a theoretical guard. Every stat line above starts from the </w:t>
      </w:r>
      <w:r>
        <w:rPr>
          <w:iCs/>
          <w:i/>
        </w:rPr>
        <w:t xml:space="preserve">archetype's</w:t>
      </w:r>
      <w:r>
        <w:t xml:space="preserve"> baseAttack of 100, never from its HP; that is the transcription mistake this example exists to prevent.</w:t>
      </w:r>
    </w:p>
    <w:bookmarkEnd w:id="30"/>
    <w:bookmarkStart w:id="31" w:name="Xb4360b39e857e0945a20f6fda89667cadaddebe"/>
    <w:p>
      <w:pPr>
        <w:pStyle w:val="Heading2"/>
      </w:pPr>
      <w:r>
        <w:rPr>
          <w:bCs/>
          <w:b/>
        </w:rPr>
        <w:t xml:space="preserve">5.2 Spare parts are campaign state, not mission state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do not reset these between missions</w:t>
            </w:r>
            <w:r>
              <w:t xml:space="preserve"> A Fabricator-track Loadout's spareParts count persists across the whole campaign and is only replenished by buying more in the shop at 40 points each. This is the single mechanic that stops "no permadeath" from meaning "no consequences".</w:t>
            </w:r>
            <w:ins w:id="9030" w:author="Claude" w:date="2026-09-23T11:00:00Z">
              <w:r>
                <w:t xml:space="preserve"> (Written when the game had no permadeath. It has one now, through ejection capsules, GDD §3.1. Spare parts still persist exactly as described here.)</w:t>
              </w:r>
            </w:ins>
            <w:r>
              <w:t xml:space="preserve"> The obvious implementation mistake is to treat it as a per-mission resource because that is how ammunition usually works. It is not ammunition. It is a savings account.</w:t>
            </w:r>
          </w:p>
        </w:tc>
      </w:tr>
    </w:tbl>
    <w:bookmarkEnd w:id="31"/>
    <w:bookmarkEnd w:id="32"/>
    <w:bookmarkStart w:id="33" w:name="Xf485acd084dad2a9c6474e4a3bc5e0757cca136"/>
    <w:p>
      <w:pPr>
        <w:pStyle w:val="Heading1"/>
      </w:pPr>
      <w:r>
        <w:rPr>
          <w:bCs/>
          <w:b/>
        </w:rPr>
        <w:t xml:space="preserve">6. Abilities</w:t>
      </w:r>
    </w:p>
    <w:p>
      <w:pPr>
        <w:pStyle w:val="FirstParagraph"/>
      </w:pPr>
      <w:r>
        <w:t xml:space="preserve">File: src/data/abilities.ts. Six for the slice. Everything referenced by an archetype exists here; nothing here is referenced by nothing.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Type</w:t>
            </w:r>
          </w:p>
        </w:tc>
        <w:tc>
          <w:tcPr/>
          <w:p>
            <w:pPr>
              <w:pStyle w:val="Compact"/>
              <w:jc w:val="left"/>
            </w:pPr>
            <w:r>
              <w:rPr>
                <w:bCs/>
                <w:b/>
              </w:rPr>
              <w:t xml:space="preserve">Effect</w:t>
            </w:r>
          </w:p>
        </w:tc>
      </w:tr>
      <w:tr>
        <w:tc>
          <w:tcPr/>
          <w:p>
            <w:pPr>
              <w:pStyle w:val="Compact"/>
              <w:jc w:val="left"/>
            </w:pPr>
            <w:r>
              <w:t xml:space="preserve">abil_overshield</w:t>
            </w:r>
          </w:p>
        </w:tc>
        <w:tc>
          <w:tcPr/>
          <w:p>
            <w:pPr>
              <w:pStyle w:val="Compact"/>
              <w:jc w:val="left"/>
            </w:pPr>
            <w:r>
              <w:t xml:space="preserve">Passive</w:t>
            </w:r>
          </w:p>
        </w:tc>
        <w:tc>
          <w:tcPr/>
          <w:p>
            <w:pPr>
              <w:pStyle w:val="Compact"/>
              <w:jc w:val="left"/>
            </w:pPr>
            <w:r>
              <w:t xml:space="preserve">While this Tank is on the board and not downed, every adjacent friendly unit gains +1 terrain defence star (an extra 10% damage reduction). Does not stack with a second Tank.</w:t>
            </w:r>
          </w:p>
        </w:tc>
      </w:tr>
      <w:tr>
        <w:tc>
          <w:tcPr/>
          <w:p>
            <w:pPr>
              <w:pStyle w:val="Compact"/>
              <w:jc w:val="left"/>
            </w:pPr>
            <w:r>
              <w:t xml:space="preserve">abil_repair</w:t>
            </w:r>
          </w:p>
        </w:tc>
        <w:tc>
          <w:tcPr/>
          <w:p>
            <w:pPr>
              <w:pStyle w:val="Compact"/>
              <w:jc w:val="left"/>
            </w:pPr>
            <w:r>
              <w:t xml:space="preserve">Active</w:t>
            </w:r>
          </w:p>
        </w:tc>
        <w:tc>
          <w:tcPr/>
          <w:p>
            <w:pPr>
              <w:pStyle w:val="Compact"/>
              <w:jc w:val="left"/>
            </w:pPr>
            <w:r>
              <w:t xml:space="preserve">Instead of attacking, restore 30 HP to one friendly unit within repair range (3 tiles baseline; 4 tiles with the Rapid Response Weapon Branch). Once per turn. ×1.25 if the Munti's Loadout has Fieldwright as primary.</w:t>
            </w:r>
          </w:p>
        </w:tc>
      </w:tr>
      <w:tr>
        <w:tc>
          <w:tcPr/>
          <w:p>
            <w:pPr>
              <w:pStyle w:val="Compact"/>
              <w:jc w:val="left"/>
            </w:pPr>
            <w:r>
              <w:t xml:space="preserve">abil_cockpit_evac</w:t>
            </w:r>
          </w:p>
        </w:tc>
        <w:tc>
          <w:tcPr/>
          <w:p>
            <w:pPr>
              <w:pStyle w:val="Compact"/>
              <w:jc w:val="left"/>
            </w:pPr>
            <w:r>
              <w:t xml:space="preserve">Active, reactive</w:t>
            </w:r>
          </w:p>
        </w:tc>
        <w:tc>
          <w:tcPr/>
          <w:p>
            <w:pPr>
              <w:pStyle w:val="Compact"/>
              <w:jc w:val="left"/>
            </w:pPr>
            <w:r>
              <w:t xml:space="preserve">When an adjacent friendly unit would be reduced to 0 HP, the Munti may instead pull it to an adjacent free tile at 1 HP. Once per mission per Munti. This is the "save a unit from permanent loss" mechanic. It catches ordinary combat downings only — see the box below.</w:t>
            </w:r>
          </w:p>
        </w:tc>
      </w:tr>
      <w:tr>
        <w:tc>
          <w:tcPr/>
          <w:p>
            <w:pPr>
              <w:pStyle w:val="Compact"/>
              <w:jc w:val="left"/>
            </w:pPr>
            <w:r>
              <w:t xml:space="preserve">abil_charge</w:t>
            </w:r>
          </w:p>
        </w:tc>
        <w:tc>
          <w:tcPr/>
          <w:p>
            <w:pPr>
              <w:pStyle w:val="Compact"/>
              <w:jc w:val="left"/>
            </w:pPr>
            <w:r>
              <w:t xml:space="preserve">Passive</w:t>
            </w:r>
          </w:p>
        </w:tc>
        <w:tc>
          <w:tcPr/>
          <w:p>
            <w:pPr>
              <w:pStyle w:val="Compact"/>
              <w:jc w:val="left"/>
            </w:pPr>
            <w:r>
              <w:t xml:space="preserve">Centauroid only. If the unit moved 3 or more tiles in an unbroken straight line over cost-1 terrain and attacks at the end of that move, damage ×1.25.</w:t>
            </w:r>
          </w:p>
        </w:tc>
      </w:tr>
      <w:tr>
        <w:tc>
          <w:tcPr/>
          <w:p>
            <w:pPr>
              <w:pStyle w:val="Compact"/>
              <w:jc w:val="left"/>
            </w:pPr>
            <w:r>
              <w:t xml:space="preserve">abil_sensor_sweep</w:t>
            </w:r>
          </w:p>
        </w:tc>
        <w:tc>
          <w:tcPr/>
          <w:p>
            <w:pPr>
              <w:pStyle w:val="Compact"/>
              <w:jc w:val="left"/>
            </w:pPr>
            <w:r>
              <w:t xml:space="preserve">Passive</w:t>
            </w:r>
          </w:p>
        </w:tc>
        <w:tc>
          <w:tcPr/>
          <w:p>
            <w:pPr>
              <w:pStyle w:val="Compact"/>
              <w:jc w:val="left"/>
            </w:pPr>
            <w:r>
              <w:t xml:space="preserve">Vibrissal chassis only. Reveals burrowed hostile units anywhere within this unit's vision radius. A Runemaster-primary Loadout grants the identical reveal to any chassis (§5), so a party has burrow detection if it has either — and none at all if it has neither. Revealed units stay revealed until the end of the following enemy turn.</w:t>
            </w:r>
          </w:p>
        </w:tc>
      </w:tr>
      <w:tr>
        <w:tc>
          <w:tcPr/>
          <w:p>
            <w:pPr>
              <w:pStyle w:val="Compact"/>
              <w:jc w:val="left"/>
            </w:pPr>
            <w:r>
              <w:t xml:space="preserve">abil_requiem</w:t>
            </w:r>
          </w:p>
        </w:tc>
        <w:tc>
          <w:tcPr/>
          <w:p>
            <w:pPr>
              <w:pStyle w:val="Compact"/>
              <w:jc w:val="left"/>
            </w:pPr>
            <w:r>
              <w:t xml:space="preserve">Party-level</w:t>
            </w:r>
          </w:p>
        </w:tc>
        <w:tc>
          <w:tcPr/>
          <w:p>
            <w:pPr>
              <w:pStyle w:val="Compact"/>
              <w:jc w:val="left"/>
            </w:pPr>
            <w:r>
              <w:t xml:space="preserve">The Heirloom. See §8 of the GDD and §11.5 below. Not attached to any archetype — it belongs to the Party.</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cockpit evac and the mission 3 wipe</w:t>
            </w:r>
            <w:r>
              <w:t xml:space="preserve"> Read these two rules together before building Mission 3. abil_cockpit_evac saves an ally from an ordinary combat downing. The Mission 3 wipe (§11.4) is a scripted remove_from_roster that fires on objective_complete — after combat has already resolved. </w:t>
            </w:r>
            <w:r>
              <w:rPr>
                <w:bCs/>
                <w:b/>
              </w:rPr>
              <w:t xml:space="preserve">They do not conflict, and the only reason they do not is the ordering. The scripted loss is not a downing, so evac has nothing to catch. Keep it that way: if the wipe is ever re-implemented as damage, a player holding an unspent evac charge will save a pilot the story needs to lose, and the mission will silently produce two different campaigns.</w:t>
            </w:r>
          </w:p>
        </w:tc>
      </w:tr>
    </w:tbl>
    <w:bookmarkEnd w:id="33"/>
    <w:bookmarkStart w:id="38" w:name="X153c37f031e74b05495ee192fb7d26e0a4201a7"/>
    <w:p>
      <w:pPr>
        <w:pStyle w:val="Heading1"/>
      </w:pPr>
      <w:r>
        <w:rPr>
          <w:bCs/>
          <w:b/>
        </w:rPr>
        <w:t xml:space="preserve">7. Combat tables</w:t>
      </w:r>
    </w:p>
    <w:bookmarkStart w:id="34" w:name="Xf3f284078f9100b3a2c9f85402f1a470c5ded10"/>
    <w:p>
      <w:pPr>
        <w:pStyle w:val="Heading2"/>
      </w:pPr>
      <w:r>
        <w:rPr>
          <w:bCs/>
          <w:b/>
        </w:rPr>
        <w:t xml:space="preserve">7.1 Base power matrix</w:t>
      </w:r>
    </w:p>
    <w:p>
      <w:pPr>
        <w:pStyle w:val="FirstParagraph"/>
      </w:pPr>
      <w:r>
        <w:t xml:space="preserve">Flat damage in HP points, attacker at full health, G tier, open ground. Calibrated against a 100 HP defender — human archetypes carry 105, so these read marginally softer in practice than the table suggests.</w:t>
      </w:r>
    </w:p>
    <w:p>
      <w:pPr>
        <w:pStyle w:val="BodyText"/>
      </w:pPr>
      <w:r>
        <w:t xml:space="preserve">export const POWER: Record&lt;Path, Record&lt;Path, number&gt;&gt; = {</w:t>
      </w:r>
    </w:p>
    <w:p>
      <w:pPr>
        <w:pStyle w:val="BodyText"/>
      </w:pPr>
      <w:r>
        <w:t xml:space="preserve">meeps: { meeps: 55, tank: 30, reeps: 75, munti: 70 },</w:t>
      </w:r>
    </w:p>
    <w:p>
      <w:pPr>
        <w:pStyle w:val="BodyText"/>
      </w:pPr>
      <w:r>
        <w:t xml:space="preserve">tank: { meeps: 65, tank: 40, reeps: 50, munti: 60 },</w:t>
      </w:r>
    </w:p>
    <w:p>
      <w:pPr>
        <w:pStyle w:val="BodyText"/>
      </w:pPr>
      <w:r>
        <w:t xml:space="preserve">reeps: { meeps: 45, tank: 70, reeps: 50, munti: 55 },</w:t>
      </w:r>
    </w:p>
    <w:p>
      <w:pPr>
        <w:pStyle w:val="BodyText"/>
      </w:pPr>
      <w:r>
        <w:t xml:space="preserve">munti: { meeps: 30, tank: 20, reeps: 35, munti: 30 },</w:t>
      </w:r>
    </w:p>
    <w:p>
      <w:pPr>
        <w:pStyle w:val="BodyText"/>
      </w:pPr>
      <w:r>
        <w:t xml:space="preserve">};</w:t>
      </w:r>
    </w:p>
    <w:p>
      <w:pPr>
        <w:pStyle w:val="BodyText"/>
      </w:pPr>
      <w:r>
        <w:t xml:space="preserve">export const FULL_HP_DAMAGE_CAP = 90;</w:t>
      </w:r>
    </w:p>
    <w:bookmarkEnd w:id="34"/>
    <w:bookmarkStart w:id="35" w:name="X580f72ff2d9b9126d9a191d2ab8c1f035d90d5f"/>
    <w:p>
      <w:pPr>
        <w:pStyle w:val="Heading2"/>
      </w:pPr>
      <w:r>
        <w:rPr>
          <w:bCs/>
          <w:b/>
        </w:rPr>
        <w:t xml:space="preserve">7.2 Tier modifiers</w:t>
      </w:r>
    </w:p>
    <w:p>
      <w:pPr>
        <w:pStyle w:val="FirstParagraph"/>
      </w:pPr>
      <w:r>
        <w:t xml:space="preserve">export const TIERS: Record&lt;Tier,</w:t>
      </w:r>
    </w:p>
    <w:p>
      <w:pPr>
        <w:pStyle w:val="BodyText"/>
      </w:pPr>
      <w:r>
        <w:t xml:space="preserve">{ attack: number; defense: number; hp: number; move: number }&gt; = {</w:t>
      </w:r>
    </w:p>
    <w:p>
      <w:pPr>
        <w:pStyle w:val="BodyText"/>
      </w:pPr>
      <w:r>
        <w:t xml:space="preserve">G: { attack: 100, defense: 100, hp: 100, move: 0 },</w:t>
      </w:r>
    </w:p>
    <w:p>
      <w:pPr>
        <w:pStyle w:val="BodyText"/>
      </w:pPr>
      <w:r>
        <w:t xml:space="preserve">F: { attack: 106, defense: 104, hp: 100, move: 0 },</w:t>
      </w:r>
    </w:p>
    <w:p>
      <w:pPr>
        <w:pStyle w:val="BodyText"/>
      </w:pPr>
      <w:r>
        <w:t xml:space="preserve">E: { attack: 112, defense: 108, hp: 105, move: 0 },</w:t>
      </w:r>
    </w:p>
    <w:p>
      <w:pPr>
        <w:pStyle w:val="BodyText"/>
      </w:pPr>
      <w:r>
        <w:t xml:space="preserve">D: { attack: 118, defense: 113, hp: 110, move: 1 },</w:t>
      </w:r>
    </w:p>
    <w:p>
      <w:pPr>
        <w:pStyle w:val="BodyText"/>
      </w:pPr>
      <w:r>
        <w:t xml:space="preserve">C: { attack: 125, defense: 119, hp: 115, move: 1 },</w:t>
      </w:r>
    </w:p>
    <w:p>
      <w:pPr>
        <w:pStyle w:val="BodyText"/>
      </w:pPr>
      <w:r>
        <w:t xml:space="preserve">B: { attack: 132, defense: 125, hp: 120, move: 1 },</w:t>
      </w:r>
    </w:p>
    <w:p>
      <w:pPr>
        <w:pStyle w:val="BodyText"/>
      </w:pPr>
      <w:r>
        <w:t xml:space="preserve">A: { attack: 140, defense: 132, hp: 130, move: 2 },</w:t>
      </w:r>
    </w:p>
    <w:p>
      <w:pPr>
        <w:pStyle w:val="BodyText"/>
      </w:pPr>
      <w:r>
        <w:t xml:space="preserve">};</w:t>
      </w:r>
    </w:p>
    <w:p>
      <w:pPr>
        <w:pStyle w:val="BodyText"/>
      </w:pPr>
      <w:r>
        <w:rPr>
          <w:iCs/>
          <w:i/>
        </w:rPr>
        <w:t xml:space="preserve">Weapon mounts and Draw budget per tier are the Frame Systems capacity ladder — GDD §4.4 has the full table (G:1 mount/2 Draw through A:2 mounts/10 Draw). Not repeated here since it isn't a combat stat and doesn't feed this formula directly.</w:t>
      </w:r>
    </w:p>
    <w:bookmarkEnd w:id="35"/>
    <w:bookmarkStart w:id="36" w:name="X77b19a604246ba14cab5fb6ecfd668d14d5970a"/>
    <w:p>
      <w:pPr>
        <w:pStyle w:val="Heading2"/>
      </w:pPr>
      <w:r>
        <w:rPr>
          <w:bCs/>
          <w:b/>
        </w:rPr>
        <w:t xml:space="preserve">7.3 Terrain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Tile</w:t>
            </w:r>
          </w:p>
        </w:tc>
        <w:tc>
          <w:tcPr/>
          <w:p>
            <w:pPr>
              <w:pStyle w:val="Compact"/>
              <w:jc w:val="left"/>
            </w:pPr>
            <w:r>
              <w:rPr>
                <w:bCs/>
                <w:b/>
              </w:rPr>
              <w:t xml:space="preserve">Bip</w:t>
            </w:r>
          </w:p>
        </w:tc>
        <w:tc>
          <w:tcPr/>
          <w:p>
            <w:pPr>
              <w:pStyle w:val="Compact"/>
              <w:jc w:val="left"/>
            </w:pPr>
            <w:r>
              <w:rPr>
                <w:bCs/>
                <w:b/>
              </w:rPr>
              <w:t xml:space="preserve">Cen</w:t>
            </w:r>
          </w:p>
        </w:tc>
        <w:tc>
          <w:tcPr/>
          <w:p>
            <w:pPr>
              <w:pStyle w:val="Compact"/>
              <w:jc w:val="left"/>
            </w:pPr>
            <w:r>
              <w:rPr>
                <w:bCs/>
                <w:b/>
              </w:rPr>
              <w:t xml:space="preserve">Fly</w:t>
            </w:r>
          </w:p>
        </w:tc>
        <w:tc>
          <w:tcPr/>
          <w:p>
            <w:pPr>
              <w:pStyle w:val="Compact"/>
              <w:jc w:val="left"/>
            </w:pPr>
            <w:r>
              <w:rPr>
                <w:bCs/>
                <w:b/>
              </w:rPr>
              <w:t xml:space="preserve">Def</w:t>
            </w:r>
          </w:p>
        </w:tc>
        <w:tc>
          <w:tcPr/>
          <w:p>
            <w:pPr>
              <w:pStyle w:val="Compact"/>
              <w:jc w:val="left"/>
            </w:pPr>
            <w:r>
              <w:rPr>
                <w:bCs/>
                <w:b/>
              </w:rPr>
              <w:t xml:space="preserve">Special</w:t>
            </w:r>
          </w:p>
        </w:tc>
      </w:tr>
      <w:tr>
        <w:tc>
          <w:tcPr/>
          <w:p>
            <w:pPr>
              <w:pStyle w:val="Compact"/>
              <w:jc w:val="left"/>
            </w:pPr>
            <w:r>
              <w:t xml:space="preserve">plain</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road</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Charge lane.</w:t>
            </w:r>
          </w:p>
        </w:tc>
      </w:tr>
      <w:tr>
        <w:tc>
          <w:tcPr/>
          <w:p>
            <w:pPr>
              <w:pStyle w:val="Compact"/>
              <w:jc w:val="left"/>
            </w:pPr>
            <w:r>
              <w:t xml:space="preserve">scrub</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Charge lane.</w:t>
            </w:r>
          </w:p>
        </w:tc>
      </w:tr>
      <w:tr>
        <w:tc>
          <w:tcPr/>
          <w:p>
            <w:pPr>
              <w:pStyle w:val="Compact"/>
              <w:jc w:val="left"/>
            </w:pPr>
            <w:r>
              <w:t xml:space="preserve">rubble</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structure</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bloom_mat</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5 damage at turn start to non-flying occupants.</w:t>
            </w:r>
          </w:p>
        </w:tc>
      </w:tr>
      <w:tr>
        <w:tc>
          <w:tcPr/>
          <w:p>
            <w:pPr>
              <w:pStyle w:val="Compact"/>
              <w:jc w:val="left"/>
            </w:pPr>
            <w:r>
              <w:t xml:space="preserve">ridge</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4★</w:t>
            </w:r>
          </w:p>
        </w:tc>
        <w:tc>
          <w:tcPr/>
          <w:p>
            <w:pPr>
              <w:pStyle w:val="Compact"/>
              <w:jc w:val="left"/>
            </w:pPr>
            <w:r>
              <w:t xml:space="preserve">+1 attack range for a Reeps standing here.</w:t>
            </w:r>
          </w:p>
        </w:tc>
      </w:tr>
      <w:tr>
        <w:tc>
          <w:tcPr/>
          <w:p>
            <w:pPr>
              <w:pStyle w:val="Compact"/>
              <w:jc w:val="left"/>
            </w:pPr>
            <w:r>
              <w:t xml:space="preserve">sump</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0★</w:t>
            </w:r>
          </w:p>
        </w:tc>
        <w:tc>
          <w:tcPr/>
          <w:p>
            <w:pPr>
              <w:pStyle w:val="Compact"/>
              <w:jc w:val="left"/>
            </w:pPr>
            <w:r>
              <w:t xml:space="preserve">Impassable to ground.</w:t>
            </w:r>
          </w:p>
        </w:tc>
      </w:tr>
      <w:tr>
        <w:tc>
          <w:tcPr/>
          <w:p>
            <w:pPr>
              <w:pStyle w:val="Compact"/>
              <w:jc w:val="left"/>
            </w:pPr>
            <w:r>
              <w:t xml:space="preserve">deploy</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Repairs 20 HP at turn start. Fabricator redeploy target.</w:t>
            </w:r>
          </w:p>
        </w:tc>
      </w:tr>
      <w:tr>
        <w:tc>
          <w:tcPr/>
          <w:p>
            <w:pPr>
              <w:pStyle w:val="Compact"/>
              <w:jc w:val="left"/>
            </w:pPr>
            <w:r>
              <w:t xml:space="preserve">spawn</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Enemy wave entry point. Walkable.</w:t>
            </w:r>
          </w:p>
        </w:tc>
      </w:tr>
      <w:tr>
        <w:tc>
          <w:tcPr/>
          <w:p>
            <w:pPr>
              <w:pStyle w:val="Compact"/>
              <w:jc w:val="left"/>
            </w:pPr>
            <w:r>
              <w:t xml:space="preserve">exit</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Extraction objective tile.</w:t>
            </w:r>
          </w:p>
        </w:tc>
      </w:tr>
      <w:tr>
        <w:tc>
          <w:tcPr/>
          <w:p>
            <w:pPr>
              <w:pStyle w:val="Compact"/>
              <w:jc w:val="left"/>
            </w:pPr>
            <w:r>
              <w:t xml:space="preserve">hold</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Hold-zone objective tile.</w:t>
            </w:r>
          </w:p>
        </w:tc>
      </w:tr>
      <w:tr>
        <w:tc>
          <w:tcPr/>
          <w:p>
            <w:pPr>
              <w:pStyle w:val="Compact"/>
              <w:jc w:val="left"/>
            </w:pPr>
            <w:r>
              <w:t xml:space="preserve">wall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Impassable to everything, flyers included. Distinct from structure, which is passable but slow. Used for the Bunker blockhouse.</w:t>
            </w:r>
          </w:p>
        </w:tc>
      </w:tr>
    </w:tbl>
    <w:bookmarkEnd w:id="36"/>
    <w:bookmarkStart w:id="37" w:name="Xf6a35afb69bab2ddc3f2bc457b99e93d92f5049"/>
    <w:p>
      <w:pPr>
        <w:pStyle w:val="Heading2"/>
      </w:pPr>
      <w:r>
        <w:rPr>
          <w:bCs/>
          <w:b/>
        </w:rPr>
        <w:t xml:space="preserve">7.4 The resolver, as pseudocode</w:t>
      </w:r>
    </w:p>
    <w:p>
      <w:pPr>
        <w:pStyle w:val="FirstParagraph"/>
      </w:pPr>
      <w:r>
        <w:t xml:space="preserve">function resolveAttack(attacker, defender, map): AttackResult {</w:t>
      </w:r>
    </w:p>
    <w:p>
      <w:pPr>
        <w:pStyle w:val="BodyText"/>
      </w:pPr>
      <w:r>
        <w:t xml:space="preserve">const terrain = TILES[map.at(defender.pos)].defenceStars;</w:t>
      </w:r>
    </w:p>
    <w:p>
      <w:pPr>
        <w:pStyle w:val="BodyText"/>
      </w:pPr>
      <w:r>
        <w:t xml:space="preserve">let dmg = POWER[attacker.path][defender.path];</w:t>
      </w:r>
    </w:p>
    <w:p>
      <w:pPr>
        <w:pStyle w:val="BodyText"/>
      </w:pPr>
      <w:r>
        <w:t xml:space="preserve">dmg *= attacker.currentHp / attacker.maxHp;</w:t>
      </w:r>
    </w:p>
    <w:p>
      <w:pPr>
        <w:pStyle w:val="BodyText"/>
      </w:pPr>
      <w:r>
        <w:t xml:space="preserve">dmg *= attacker.effectiveAttack / 100;</w:t>
      </w:r>
    </w:p>
    <w:p>
      <w:pPr>
        <w:pStyle w:val="BodyText"/>
      </w:pPr>
      <w:r>
        <w:t xml:space="preserve">dmg *= 100 / defender.effectiveDefense;</w:t>
      </w:r>
    </w:p>
    <w:p>
      <w:pPr>
        <w:pStyle w:val="BodyText"/>
      </w:pPr>
      <w:r>
        <w:t xml:space="preserve">dmg *= 1 - 0.10 * (terrain + overshieldBonus(defender, map));</w:t>
      </w:r>
    </w:p>
    <w:p>
      <w:pPr>
        <w:pStyle w:val="BodyText"/>
      </w:pPr>
      <w:r>
        <w:t xml:space="preserve">if (didStraightLineCharge(attacker)) dmg *= 1.25;</w:t>
      </w:r>
    </w:p>
    <w:p>
      <w:pPr>
        <w:pStyle w:val="BodyText"/>
      </w:pPr>
      <w:r>
        <w:t xml:space="preserve">dmg = Math.round(dmg);</w:t>
      </w:r>
    </w:p>
    <w:p>
      <w:pPr>
        <w:pStyle w:val="BodyText"/>
      </w:pPr>
      <w:r>
        <w:t xml:space="preserve">if (defender.currentHp &gt;= defender.maxHp) dmg = Math.min(dmg, 90);</w:t>
      </w:r>
    </w:p>
    <w:p>
      <w:pPr>
        <w:pStyle w:val="BodyText"/>
      </w:pPr>
      <w:r>
        <w:t xml:space="preserve">applyDamage(defender, dmg);</w:t>
      </w:r>
    </w:p>
    <w:p>
      <w:pPr>
        <w:pStyle w:val="BodyText"/>
      </w:pPr>
      <w:r>
        <w:t xml:space="preserve">// Counterattack. Three conditions, all load-bearing:</w:t>
      </w:r>
    </w:p>
    <w:p>
      <w:pPr>
        <w:pStyle w:val="BodyText"/>
      </w:pPr>
      <w:r>
        <w:t xml:space="preserve">// 1. the defender survived the hit</w:t>
      </w:r>
    </w:p>
    <w:p>
      <w:pPr>
        <w:pStyle w:val="BodyText"/>
      </w:pPr>
      <w:r>
        <w:t xml:space="preserve">// 2. the defender can counter at all</w:t>
      </w:r>
    </w:p>
    <w:p>
      <w:pPr>
        <w:pStyle w:val="BodyText"/>
      </w:pPr>
      <w:r>
        <w:t xml:space="preserve">// 3. the attacker is within counterMaxRange -- NOT attackRange.</w:t>
      </w:r>
    </w:p>
    <w:p>
      <w:pPr>
        <w:pStyle w:val="BodyText"/>
      </w:pPr>
      <w:r>
        <w:t xml:space="preserve">// Condition 3 is why a Reeps firing from range 3 is never countered,</w:t>
      </w:r>
    </w:p>
    <w:p>
      <w:pPr>
        <w:pStyle w:val="BodyText"/>
      </w:pPr>
      <w:r>
        <w:t xml:space="preserve">// and why a Munti with a 2-tile attack still only counters at 1.</w:t>
      </w:r>
    </w:p>
    <w:p>
      <w:pPr>
        <w:pStyle w:val="BodyText"/>
      </w:pPr>
      <w:r>
        <w:t xml:space="preserve">if (defender.currentHp &gt; 0 &amp;&amp; defender.canCounter</w:t>
      </w:r>
    </w:p>
    <w:p>
      <w:pPr>
        <w:pStyle w:val="SourceCode"/>
      </w:pPr>
      <w:r>
        <w:rPr>
          <w:rStyle w:val="VerbatimChar"/>
        </w:rPr>
        <w:t xml:space="preserve">  &amp;&amp; chebyshev(defender.pos, attacker.pos) &lt;= defender.counterMaxRange) {</w:t>
      </w:r>
      <w:r>
        <w:br/>
        <w:br/>
      </w:r>
      <w:r>
        <w:rPr>
          <w:rStyle w:val="VerbatimChar"/>
        </w:rPr>
        <w:t xml:space="preserve">resolveCounter(defender, attacker, map);</w:t>
      </w:r>
    </w:p>
    <w:p>
      <w:pPr>
        <w:pStyle w:val="FirstParagraph"/>
      </w:pPr>
      <w:r>
        <w:t xml:space="preserve">}</w:t>
      </w:r>
    </w:p>
    <w:p>
      <w:pPr>
        <w:pStyle w:val="BodyText"/>
      </w:pPr>
      <w:r>
        <w:t xml:space="preserve">}</w:t>
      </w:r>
    </w:p>
    <w:p>
      <w:pPr>
        <w:pStyle w:val="BodyText"/>
      </w:pPr>
      <w:r>
        <w:t xml:space="preserve">// resolveCounter runs the IDENTICAL function, cap included. The attacker is</w:t>
      </w:r>
    </w:p>
    <w:p>
      <w:pPr>
        <w:pStyle w:val="BodyText"/>
      </w:pPr>
      <w:r>
        <w:t xml:space="preserve">// usually at full HP when it gets countered, so exempting the counter from</w:t>
      </w:r>
    </w:p>
    <w:p>
      <w:pPr>
        <w:pStyle w:val="BodyText"/>
      </w:pPr>
      <w:r>
        <w:t xml:space="preserve">// the cap would quietly make counterattacks the second thing in the game</w:t>
      </w:r>
    </w:p>
    <w:p>
      <w:pPr>
        <w:pStyle w:val="BodyText"/>
      </w:pPr>
      <w:r>
        <w:t xml:space="preserve">// that can delete a full-HP unit. Requiem is meant to be the only one.</w:t>
      </w:r>
    </w:p>
    <w:p>
      <w:pPr>
        <w:pStyle w:val="BodyText"/>
      </w:pPr>
      <w:r>
        <w:t xml:space="preserve">Both comments in that block are load-bearing. A Reeps attacking from range 3 is outside a Tank's counter range, so no counter fires — that single condition is the whole reason Reeps beats Tank, and it is one line that a well-meaning refactor can delete without any other test failing.</w:t>
      </w:r>
    </w:p>
    <w:p>
      <w:pPr>
        <w:pStyle w:val="BodyText"/>
      </w:pPr>
      <w:r>
        <w:t xml:space="preserve">The separate counterMaxRange field exists because the Munti is the one unit where "counters within its own attack range" gives the wrong answer: it attacks at 1–2 but must only counter at 1. Reusing attackRange for both would hand the Munti a free retaliation against ranged attackers, which is precisely the fragility the class is built around not having.</w:t>
      </w:r>
    </w:p>
    <w:bookmarkEnd w:id="37"/>
    <w:bookmarkEnd w:id="38"/>
    <w:bookmarkStart w:id="43" w:name="Xe193aa405348284182331409dda308439e1fdf7"/>
    <w:p>
      <w:pPr>
        <w:pStyle w:val="Heading1"/>
      </w:pPr>
      <w:r>
        <w:rPr>
          <w:bCs/>
          <w:b/>
        </w:rPr>
        <w:t xml:space="preserve">8. Bloom archetypes</w:t>
      </w:r>
    </w:p>
    <w:p>
      <w:pPr>
        <w:pStyle w:val="FirstParagraph"/>
      </w:pPr>
      <w:r>
        <w:t xml:space="preserve">File: src/data/bloom.ts. Seven pre-rolled creatures covering the design space. The generator is a Phase 2 feature; these are what Claude Code builds against.</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rPr>
                <w:bCs/>
                <w:b/>
              </w:rPr>
              <w:t xml:space="preserve">Creature</w:t>
            </w:r>
          </w:p>
        </w:tc>
        <w:tc>
          <w:tcPr/>
          <w:p>
            <w:pPr>
              <w:pStyle w:val="Compact"/>
              <w:jc w:val="left"/>
            </w:pPr>
            <w:r>
              <w:rPr>
                <w:bCs/>
                <w:b/>
              </w:rPr>
              <w:t xml:space="preserve">Weapon</w:t>
            </w:r>
          </w:p>
        </w:tc>
        <w:tc>
          <w:tcPr/>
          <w:p>
            <w:pPr>
              <w:pStyle w:val="Compact"/>
              <w:jc w:val="left"/>
            </w:pPr>
            <w:r>
              <w:rPr>
                <w:bCs/>
                <w:b/>
              </w:rPr>
              <w:t xml:space="preserve">Move</w:t>
            </w:r>
          </w:p>
        </w:tc>
        <w:tc>
          <w:tcPr/>
          <w:p>
            <w:pPr>
              <w:pStyle w:val="Compact"/>
              <w:jc w:val="left"/>
            </w:pPr>
            <w:r>
              <w:rPr>
                <w:bCs/>
                <w:b/>
              </w:rPr>
              <w:t xml:space="preserve">Percept.</w:t>
            </w:r>
          </w:p>
        </w:tc>
        <w:tc>
          <w:tcPr/>
          <w:p>
            <w:pPr>
              <w:pStyle w:val="Compact"/>
              <w:jc w:val="left"/>
            </w:pPr>
            <w:r>
              <w:rPr>
                <w:bCs/>
                <w:b/>
              </w:rPr>
              <w:t xml:space="preserve">Intel</w:t>
            </w:r>
          </w:p>
        </w:tc>
        <w:tc>
          <w:tcPr/>
          <w:p>
            <w:pPr>
              <w:pStyle w:val="Compact"/>
              <w:jc w:val="left"/>
            </w:pPr>
            <w:r>
              <w:rPr>
                <w:bCs/>
                <w:b/>
              </w:rPr>
              <w:t xml:space="preserve">END</w:t>
            </w:r>
          </w:p>
        </w:tc>
        <w:tc>
          <w:tcPr/>
          <w:p>
            <w:pPr>
              <w:pStyle w:val="Compact"/>
              <w:jc w:val="left"/>
            </w:pPr>
            <w:r>
              <w:rPr>
                <w:bCs/>
                <w:b/>
              </w:rPr>
              <w:t xml:space="preserve">VIT</w:t>
            </w:r>
          </w:p>
        </w:tc>
        <w:tc>
          <w:tcPr/>
          <w:p>
            <w:pPr>
              <w:pStyle w:val="Compact"/>
              <w:jc w:val="left"/>
            </w:pPr>
            <w:r>
              <w:rPr>
                <w:bCs/>
                <w:b/>
              </w:rPr>
              <w:t xml:space="preserve">Mv</w:t>
            </w:r>
          </w:p>
        </w:tc>
        <w:tc>
          <w:tcPr/>
          <w:p>
            <w:pPr>
              <w:pStyle w:val="Compact"/>
              <w:jc w:val="left"/>
            </w:pPr>
            <w:r>
              <w:rPr>
                <w:bCs/>
                <w:b/>
              </w:rPr>
              <w:t xml:space="preserve">Range</w:t>
            </w:r>
          </w:p>
        </w:tc>
        <w:tc>
          <w:tcPr/>
          <w:p>
            <w:pPr>
              <w:pStyle w:val="Compact"/>
              <w:jc w:val="left"/>
            </w:pPr>
            <w:r>
              <w:rPr>
                <w:bCs/>
                <w:b/>
              </w:rPr>
              <w:t xml:space="preserve">Pwr</w:t>
            </w:r>
          </w:p>
        </w:tc>
      </w:tr>
      <w:tr>
        <w:tc>
          <w:tcPr/>
          <w:p>
            <w:pPr>
              <w:pStyle w:val="Compact"/>
              <w:jc w:val="left"/>
            </w:pPr>
            <w:r>
              <w:rPr>
                <w:bCs/>
                <w:b/>
              </w:rPr>
              <w:t xml:space="preserve">Crawlmass</w:t>
            </w:r>
          </w:p>
        </w:tc>
        <w:tc>
          <w:tcPr/>
          <w:p>
            <w:pPr>
              <w:pStyle w:val="Compact"/>
              <w:jc w:val="left"/>
            </w:pPr>
            <w:r>
              <w:t xml:space="preserve">claws</w:t>
            </w:r>
          </w:p>
        </w:tc>
        <w:tc>
          <w:tcPr/>
          <w:p>
            <w:pPr>
              <w:pStyle w:val="Compact"/>
              <w:jc w:val="left"/>
            </w:pPr>
            <w:r>
              <w:t xml:space="preserve">swarm</w:t>
            </w:r>
          </w:p>
        </w:tc>
        <w:tc>
          <w:tcPr/>
          <w:p>
            <w:pPr>
              <w:pStyle w:val="Compact"/>
              <w:jc w:val="left"/>
            </w:pPr>
            <w:r>
              <w:t xml:space="preserve">chemical</w:t>
            </w:r>
          </w:p>
        </w:tc>
        <w:tc>
          <w:tcPr/>
          <w:p>
            <w:pPr>
              <w:pStyle w:val="Compact"/>
              <w:jc w:val="left"/>
            </w:pPr>
            <w:r>
              <w:t xml:space="preserve">reflexive</w:t>
            </w:r>
          </w:p>
        </w:tc>
        <w:tc>
          <w:tcPr/>
          <w:p>
            <w:pPr>
              <w:pStyle w:val="Compact"/>
              <w:jc w:val="left"/>
            </w:pPr>
            <w:r>
              <w:t xml:space="preserve">40</w:t>
            </w:r>
          </w:p>
        </w:tc>
        <w:tc>
          <w:tcPr/>
          <w:p>
            <w:pPr>
              <w:pStyle w:val="Compact"/>
              <w:jc w:val="left"/>
            </w:pPr>
            <w:r>
              <w:t xml:space="preserve">60</w:t>
            </w:r>
          </w:p>
        </w:tc>
        <w:tc>
          <w:tcPr/>
          <w:p>
            <w:pPr>
              <w:pStyle w:val="Compact"/>
              <w:jc w:val="left"/>
            </w:pPr>
            <w:r>
              <w:t xml:space="preserve">4</w:t>
            </w:r>
          </w:p>
        </w:tc>
        <w:tc>
          <w:tcPr/>
          <w:p>
            <w:pPr>
              <w:pStyle w:val="Compact"/>
              <w:jc w:val="left"/>
            </w:pPr>
            <w:r>
              <w:t xml:space="preserve">1–1</w:t>
            </w:r>
          </w:p>
        </w:tc>
        <w:tc>
          <w:tcPr/>
          <w:p>
            <w:pPr>
              <w:pStyle w:val="Compact"/>
              <w:jc w:val="left"/>
            </w:pPr>
            <w:r>
              <w:t xml:space="preserve">22</w:t>
            </w:r>
          </w:p>
        </w:tc>
      </w:tr>
      <w:tr>
        <w:tc>
          <w:tcPr/>
          <w:p>
            <w:pPr>
              <w:pStyle w:val="Compact"/>
              <w:jc w:val="left"/>
            </w:pPr>
            <w:r>
              <w:rPr>
                <w:bCs/>
                <w:b/>
              </w:rPr>
              <w:t xml:space="preserve">Splitfang</w:t>
            </w:r>
          </w:p>
        </w:tc>
        <w:tc>
          <w:tcPr/>
          <w:p>
            <w:pPr>
              <w:pStyle w:val="Compact"/>
              <w:jc w:val="left"/>
            </w:pPr>
            <w:r>
              <w:t xml:space="preserve">claws</w:t>
            </w:r>
          </w:p>
        </w:tc>
        <w:tc>
          <w:tcPr/>
          <w:p>
            <w:pPr>
              <w:pStyle w:val="Compact"/>
              <w:jc w:val="left"/>
            </w:pPr>
            <w:r>
              <w:t xml:space="preserve">swarm</w:t>
            </w:r>
          </w:p>
        </w:tc>
        <w:tc>
          <w:tcPr/>
          <w:p>
            <w:pPr>
              <w:pStyle w:val="Compact"/>
              <w:jc w:val="left"/>
            </w:pPr>
            <w:r>
              <w:t xml:space="preserve">compound</w:t>
            </w:r>
          </w:p>
        </w:tc>
        <w:tc>
          <w:tcPr/>
          <w:p>
            <w:pPr>
              <w:pStyle w:val="Compact"/>
              <w:jc w:val="left"/>
            </w:pPr>
            <w:r>
              <w:t xml:space="preserve">pack</w:t>
            </w:r>
          </w:p>
        </w:tc>
        <w:tc>
          <w:tcPr/>
          <w:p>
            <w:pPr>
              <w:pStyle w:val="Compact"/>
              <w:jc w:val="left"/>
            </w:pPr>
            <w:r>
              <w:t xml:space="preserve">70</w:t>
            </w:r>
          </w:p>
        </w:tc>
        <w:tc>
          <w:tcPr/>
          <w:p>
            <w:pPr>
              <w:pStyle w:val="Compact"/>
              <w:jc w:val="left"/>
            </w:pPr>
            <w:r>
              <w:t xml:space="preserve">70</w:t>
            </w:r>
          </w:p>
        </w:tc>
        <w:tc>
          <w:tcPr/>
          <w:p>
            <w:pPr>
              <w:pStyle w:val="Compact"/>
              <w:jc w:val="left"/>
            </w:pPr>
            <w:r>
              <w:t xml:space="preserve">5</w:t>
            </w:r>
          </w:p>
        </w:tc>
        <w:tc>
          <w:tcPr/>
          <w:p>
            <w:pPr>
              <w:pStyle w:val="Compact"/>
              <w:jc w:val="left"/>
            </w:pPr>
            <w:r>
              <w:t xml:space="preserve">1–1</w:t>
            </w:r>
          </w:p>
        </w:tc>
        <w:tc>
          <w:tcPr/>
          <w:p>
            <w:pPr>
              <w:pStyle w:val="Compact"/>
              <w:jc w:val="left"/>
            </w:pPr>
            <w:r>
              <w:t xml:space="preserve">38</w:t>
            </w:r>
          </w:p>
        </w:tc>
      </w:tr>
      <w:tr>
        <w:tc>
          <w:tcPr/>
          <w:p>
            <w:pPr>
              <w:pStyle w:val="Compact"/>
              <w:jc w:val="left"/>
            </w:pPr>
            <w:r>
              <w:rPr>
                <w:bCs/>
                <w:b/>
              </w:rPr>
              <w:t xml:space="preserve">Undertow</w:t>
            </w:r>
          </w:p>
        </w:tc>
        <w:tc>
          <w:tcPr/>
          <w:p>
            <w:pPr>
              <w:pStyle w:val="Compact"/>
              <w:jc w:val="left"/>
            </w:pPr>
            <w:r>
              <w:t xml:space="preserve">spines</w:t>
            </w:r>
          </w:p>
        </w:tc>
        <w:tc>
          <w:tcPr/>
          <w:p>
            <w:pPr>
              <w:pStyle w:val="Compact"/>
              <w:jc w:val="left"/>
            </w:pPr>
            <w:r>
              <w:t xml:space="preserve">burrow</w:t>
            </w:r>
          </w:p>
        </w:tc>
        <w:tc>
          <w:tcPr/>
          <w:p>
            <w:pPr>
              <w:pStyle w:val="Compact"/>
              <w:jc w:val="left"/>
            </w:pPr>
            <w:r>
              <w:t xml:space="preserve">seismic</w:t>
            </w:r>
          </w:p>
        </w:tc>
        <w:tc>
          <w:tcPr/>
          <w:p>
            <w:pPr>
              <w:pStyle w:val="Compact"/>
              <w:jc w:val="left"/>
            </w:pPr>
            <w:r>
              <w:t xml:space="preserve">reflexive</w:t>
            </w:r>
          </w:p>
        </w:tc>
        <w:tc>
          <w:tcPr/>
          <w:p>
            <w:pPr>
              <w:pStyle w:val="Compact"/>
              <w:jc w:val="left"/>
            </w:pPr>
            <w:r>
              <w:t xml:space="preserve">60</w:t>
            </w:r>
          </w:p>
        </w:tc>
        <w:tc>
          <w:tcPr/>
          <w:p>
            <w:pPr>
              <w:pStyle w:val="Compact"/>
              <w:jc w:val="left"/>
            </w:pPr>
            <w:r>
              <w:t xml:space="preserve">50</w:t>
            </w:r>
          </w:p>
        </w:tc>
        <w:tc>
          <w:tcPr/>
          <w:p>
            <w:pPr>
              <w:pStyle w:val="Compact"/>
              <w:jc w:val="left"/>
            </w:pPr>
            <w:r>
              <w:t xml:space="preserve">4</w:t>
            </w:r>
          </w:p>
        </w:tc>
        <w:tc>
          <w:tcPr/>
          <w:p>
            <w:pPr>
              <w:pStyle w:val="Compact"/>
              <w:jc w:val="left"/>
            </w:pPr>
            <w:r>
              <w:t xml:space="preserve">1–1</w:t>
            </w:r>
          </w:p>
        </w:tc>
        <w:tc>
          <w:tcPr/>
          <w:p>
            <w:pPr>
              <w:pStyle w:val="Compact"/>
              <w:jc w:val="left"/>
            </w:pPr>
            <w:r>
              <w:t xml:space="preserve">55</w:t>
            </w:r>
          </w:p>
        </w:tc>
      </w:tr>
      <w:tr>
        <w:tc>
          <w:tcPr/>
          <w:p>
            <w:pPr>
              <w:pStyle w:val="Compact"/>
              <w:jc w:val="left"/>
            </w:pPr>
            <w:r>
              <w:rPr>
                <w:bCs/>
                <w:b/>
              </w:rPr>
              <w:t xml:space="preserve">Sporethrower</w:t>
            </w:r>
          </w:p>
        </w:tc>
        <w:tc>
          <w:tcPr/>
          <w:p>
            <w:pPr>
              <w:pStyle w:val="Compact"/>
              <w:jc w:val="left"/>
            </w:pPr>
            <w:r>
              <w:t xml:space="preserve">projectile</w:t>
            </w:r>
          </w:p>
        </w:tc>
        <w:tc>
          <w:tcPr/>
          <w:p>
            <w:pPr>
              <w:pStyle w:val="Compact"/>
              <w:jc w:val="left"/>
            </w:pPr>
            <w:r>
              <w:t xml:space="preserve">limbless</w:t>
            </w:r>
          </w:p>
        </w:tc>
        <w:tc>
          <w:tcPr/>
          <w:p>
            <w:pPr>
              <w:pStyle w:val="Compact"/>
              <w:jc w:val="left"/>
            </w:pPr>
            <w:r>
              <w:t xml:space="preserve">compound</w:t>
            </w:r>
          </w:p>
        </w:tc>
        <w:tc>
          <w:tcPr/>
          <w:p>
            <w:pPr>
              <w:pStyle w:val="Compact"/>
              <w:jc w:val="left"/>
            </w:pPr>
            <w:r>
              <w:t xml:space="preserve">reflexive</w:t>
            </w:r>
          </w:p>
        </w:tc>
        <w:tc>
          <w:tcPr/>
          <w:p>
            <w:pPr>
              <w:pStyle w:val="Compact"/>
              <w:jc w:val="left"/>
            </w:pPr>
            <w:r>
              <w:t xml:space="preserve">50</w:t>
            </w:r>
          </w:p>
        </w:tc>
        <w:tc>
          <w:tcPr/>
          <w:p>
            <w:pPr>
              <w:pStyle w:val="Compact"/>
              <w:jc w:val="left"/>
            </w:pPr>
            <w:r>
              <w:t xml:space="preserve">80</w:t>
            </w:r>
          </w:p>
        </w:tc>
        <w:tc>
          <w:tcPr/>
          <w:p>
            <w:pPr>
              <w:pStyle w:val="Compact"/>
              <w:jc w:val="left"/>
            </w:pPr>
            <w:r>
              <w:t xml:space="preserve">2</w:t>
            </w:r>
          </w:p>
        </w:tc>
        <w:tc>
          <w:tcPr/>
          <w:p>
            <w:pPr>
              <w:pStyle w:val="Compact"/>
              <w:jc w:val="left"/>
            </w:pPr>
            <w:r>
              <w:t xml:space="preserve">2–3</w:t>
            </w:r>
          </w:p>
        </w:tc>
        <w:tc>
          <w:tcPr/>
          <w:p>
            <w:pPr>
              <w:pStyle w:val="Compact"/>
              <w:jc w:val="left"/>
            </w:pPr>
            <w:r>
              <w:t xml:space="preserve">34</w:t>
            </w:r>
          </w:p>
        </w:tc>
      </w:tr>
      <w:tr>
        <w:tc>
          <w:tcPr/>
          <w:p>
            <w:pPr>
              <w:pStyle w:val="Compact"/>
              <w:jc w:val="left"/>
            </w:pPr>
            <w:r>
              <w:rPr>
                <w:bCs/>
                <w:b/>
              </w:rPr>
              <w:t xml:space="preserve">Gallcyst</w:t>
            </w:r>
          </w:p>
        </w:tc>
        <w:tc>
          <w:tcPr/>
          <w:p>
            <w:pPr>
              <w:pStyle w:val="Compact"/>
              <w:jc w:val="left"/>
            </w:pPr>
            <w:r>
              <w:t xml:space="preserve">acid</w:t>
            </w:r>
          </w:p>
        </w:tc>
        <w:tc>
          <w:tcPr/>
          <w:p>
            <w:pPr>
              <w:pStyle w:val="Compact"/>
              <w:jc w:val="left"/>
            </w:pPr>
            <w:r>
              <w:t xml:space="preserve">sessile</w:t>
            </w:r>
          </w:p>
        </w:tc>
        <w:tc>
          <w:tcPr/>
          <w:p>
            <w:pPr>
              <w:pStyle w:val="Compact"/>
              <w:jc w:val="left"/>
            </w:pPr>
            <w:r>
              <w:t xml:space="preserve">chemical</w:t>
            </w:r>
          </w:p>
        </w:tc>
        <w:tc>
          <w:tcPr/>
          <w:p>
            <w:pPr>
              <w:pStyle w:val="Compact"/>
              <w:jc w:val="left"/>
            </w:pPr>
            <w:r>
              <w:t xml:space="preserve">reflexive</w:t>
            </w:r>
          </w:p>
        </w:tc>
        <w:tc>
          <w:tcPr/>
          <w:p>
            <w:pPr>
              <w:pStyle w:val="Compact"/>
              <w:jc w:val="left"/>
            </w:pPr>
            <w:r>
              <w:t xml:space="preserve">140</w:t>
            </w:r>
          </w:p>
        </w:tc>
        <w:tc>
          <w:tcPr/>
          <w:p>
            <w:pPr>
              <w:pStyle w:val="Compact"/>
              <w:jc w:val="left"/>
            </w:pPr>
            <w:r>
              <w:t xml:space="preserve">20</w:t>
            </w:r>
          </w:p>
        </w:tc>
        <w:tc>
          <w:tcPr/>
          <w:p>
            <w:pPr>
              <w:pStyle w:val="Compact"/>
              <w:jc w:val="left"/>
            </w:pPr>
            <w:r>
              <w:t xml:space="preserve">0</w:t>
            </w:r>
          </w:p>
        </w:tc>
        <w:tc>
          <w:tcPr/>
          <w:p>
            <w:pPr>
              <w:pStyle w:val="Compact"/>
              <w:jc w:val="left"/>
            </w:pPr>
            <w:r>
              <w:t xml:space="preserve">1–3</w:t>
            </w:r>
          </w:p>
        </w:tc>
        <w:tc>
          <w:tcPr/>
          <w:p>
            <w:pPr>
              <w:pStyle w:val="Compact"/>
              <w:jc w:val="left"/>
            </w:pPr>
            <w:r>
              <w:t xml:space="preserve">30</w:t>
            </w:r>
          </w:p>
        </w:tc>
      </w:tr>
      <w:tr>
        <w:tc>
          <w:tcPr/>
          <w:p>
            <w:pPr>
              <w:pStyle w:val="Compact"/>
              <w:jc w:val="left"/>
            </w:pPr>
            <w:r>
              <w:rPr>
                <w:bCs/>
                <w:b/>
              </w:rPr>
              <w:t xml:space="preserve">Sirenmaw</w:t>
            </w:r>
          </w:p>
        </w:tc>
        <w:tc>
          <w:tcPr/>
          <w:p>
            <w:pPr>
              <w:pStyle w:val="Compact"/>
              <w:jc w:val="left"/>
            </w:pPr>
            <w:r>
              <w:t xml:space="preserve">sonic</w:t>
            </w:r>
          </w:p>
        </w:tc>
        <w:tc>
          <w:tcPr/>
          <w:p>
            <w:pPr>
              <w:pStyle w:val="Compact"/>
              <w:jc w:val="left"/>
            </w:pPr>
            <w:r>
              <w:t xml:space="preserve">flight_memb.</w:t>
            </w:r>
          </w:p>
        </w:tc>
        <w:tc>
          <w:tcPr/>
          <w:p>
            <w:pPr>
              <w:pStyle w:val="Compact"/>
              <w:jc w:val="left"/>
            </w:pPr>
            <w:r>
              <w:t xml:space="preserve">thermal</w:t>
            </w:r>
          </w:p>
        </w:tc>
        <w:tc>
          <w:tcPr/>
          <w:p>
            <w:pPr>
              <w:pStyle w:val="Compact"/>
              <w:jc w:val="left"/>
            </w:pPr>
            <w:r>
              <w:t xml:space="preserve">pack</w:t>
            </w:r>
          </w:p>
        </w:tc>
        <w:tc>
          <w:tcPr/>
          <w:p>
            <w:pPr>
              <w:pStyle w:val="Compact"/>
              <w:jc w:val="left"/>
            </w:pPr>
            <w:r>
              <w:t xml:space="preserve">80</w:t>
            </w:r>
          </w:p>
        </w:tc>
        <w:tc>
          <w:tcPr/>
          <w:p>
            <w:pPr>
              <w:pStyle w:val="Compact"/>
              <w:jc w:val="left"/>
            </w:pPr>
            <w:r>
              <w:t xml:space="preserve">70</w:t>
            </w:r>
          </w:p>
        </w:tc>
        <w:tc>
          <w:tcPr/>
          <w:p>
            <w:pPr>
              <w:pStyle w:val="Compact"/>
              <w:jc w:val="left"/>
            </w:pPr>
            <w:r>
              <w:t xml:space="preserve">6</w:t>
            </w:r>
          </w:p>
        </w:tc>
        <w:tc>
          <w:tcPr/>
          <w:p>
            <w:pPr>
              <w:pStyle w:val="Compact"/>
              <w:jc w:val="left"/>
            </w:pPr>
            <w:r>
              <w:t xml:space="preserve">1–2</w:t>
            </w:r>
          </w:p>
        </w:tc>
        <w:tc>
          <w:tcPr/>
          <w:p>
            <w:pPr>
              <w:pStyle w:val="Compact"/>
              <w:jc w:val="left"/>
            </w:pPr>
            <w:r>
              <w:t xml:space="preserve">25</w:t>
            </w:r>
          </w:p>
        </w:tc>
      </w:tr>
      <w:tr>
        <w:tc>
          <w:tcPr/>
          <w:p>
            <w:pPr>
              <w:pStyle w:val="Compact"/>
              <w:jc w:val="left"/>
            </w:pPr>
            <w:r>
              <w:rPr>
                <w:bCs/>
                <w:b/>
              </w:rPr>
              <w:t xml:space="preserve">The Heartwood</w:t>
            </w:r>
          </w:p>
        </w:tc>
        <w:tc>
          <w:tcPr/>
          <w:p>
            <w:pPr>
              <w:pStyle w:val="Compact"/>
              <w:jc w:val="left"/>
            </w:pPr>
            <w:r>
              <w:t xml:space="preserve">concussive</w:t>
            </w:r>
          </w:p>
        </w:tc>
        <w:tc>
          <w:tcPr/>
          <w:p>
            <w:pPr>
              <w:pStyle w:val="Compact"/>
              <w:jc w:val="left"/>
            </w:pPr>
            <w:r>
              <w:t xml:space="preserve">sessile</w:t>
            </w:r>
          </w:p>
        </w:tc>
        <w:tc>
          <w:tcPr/>
          <w:p>
            <w:pPr>
              <w:pStyle w:val="Compact"/>
              <w:jc w:val="left"/>
            </w:pPr>
            <w:r>
              <w:t xml:space="preserve">seismic</w:t>
            </w:r>
          </w:p>
        </w:tc>
        <w:tc>
          <w:tcPr/>
          <w:p>
            <w:pPr>
              <w:pStyle w:val="Compact"/>
              <w:jc w:val="left"/>
            </w:pPr>
            <w:r>
              <w:rPr>
                <w:bCs/>
                <w:b/>
              </w:rPr>
              <w:t xml:space="preserve">emergent</w:t>
            </w:r>
          </w:p>
        </w:tc>
        <w:tc>
          <w:tcPr/>
          <w:p>
            <w:pPr>
              <w:pStyle w:val="Compact"/>
              <w:jc w:val="left"/>
            </w:pPr>
            <w:r>
              <w:rPr>
                <w:bCs/>
                <w:b/>
              </w:rPr>
              <w:t xml:space="preserve">400</w:t>
            </w:r>
          </w:p>
        </w:tc>
        <w:tc>
          <w:tcPr/>
          <w:p>
            <w:pPr>
              <w:pStyle w:val="Compact"/>
              <w:jc w:val="left"/>
            </w:pPr>
            <w:r>
              <w:t xml:space="preserve">60</w:t>
            </w:r>
          </w:p>
        </w:tc>
        <w:tc>
          <w:tcPr/>
          <w:p>
            <w:pPr>
              <w:pStyle w:val="Compact"/>
              <w:jc w:val="left"/>
            </w:pPr>
            <w:r>
              <w:t xml:space="preserve">0</w:t>
            </w:r>
          </w:p>
        </w:tc>
        <w:tc>
          <w:tcPr/>
          <w:p>
            <w:pPr>
              <w:pStyle w:val="Compact"/>
              <w:jc w:val="left"/>
            </w:pPr>
            <w:r>
              <w:t xml:space="preserve">1–4</w:t>
            </w:r>
          </w:p>
        </w:tc>
        <w:tc>
          <w:tcPr/>
          <w:p>
            <w:pPr>
              <w:pStyle w:val="Compact"/>
              <w:jc w:val="left"/>
            </w:pPr>
            <w:r>
              <w:t xml:space="preserve">60</w:t>
            </w:r>
          </w:p>
        </w:tc>
      </w:tr>
    </w:tbl>
    <w:bookmarkStart w:id="39" w:name="X12c28ef8a87f9296bc8eea3be3ac86a5f869830"/>
    <w:p>
      <w:pPr>
        <w:pStyle w:val="Heading2"/>
      </w:pPr>
      <w:r>
        <w:rPr>
          <w:bCs/>
          <w:b/>
        </w:rPr>
        <w:t xml:space="preserve">8.1 On-hit effects and special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Creature</w:t>
            </w:r>
          </w:p>
        </w:tc>
        <w:tc>
          <w:tcPr/>
          <w:p>
            <w:pPr>
              <w:pStyle w:val="Compact"/>
              <w:jc w:val="left"/>
            </w:pPr>
            <w:r>
              <w:rPr>
                <w:bCs/>
                <w:b/>
              </w:rPr>
              <w:t xml:space="preserve">Rule</w:t>
            </w:r>
          </w:p>
        </w:tc>
      </w:tr>
      <w:tr>
        <w:tc>
          <w:tcPr/>
          <w:p>
            <w:pPr>
              <w:pStyle w:val="Compact"/>
              <w:jc w:val="left"/>
            </w:pPr>
            <w:r>
              <w:t xml:space="preserve">Crawlmass</w:t>
            </w:r>
          </w:p>
        </w:tc>
        <w:tc>
          <w:tcPr/>
          <w:p>
            <w:pPr>
              <w:pStyle w:val="Compact"/>
              <w:jc w:val="left"/>
            </w:pPr>
            <w:r>
              <w:t xml:space="preserve">Spawns in linked clusters of 8–14. Individually trivial; the threat is action economy — every one of them costs you a turn you wanted to spend elsewhere.</w:t>
            </w:r>
          </w:p>
        </w:tc>
      </w:tr>
      <w:tr>
        <w:tc>
          <w:tcPr/>
          <w:p>
            <w:pPr>
              <w:pStyle w:val="Compact"/>
              <w:jc w:val="left"/>
            </w:pPr>
            <w:r>
              <w:t xml:space="preserve">Splitfang</w:t>
            </w:r>
          </w:p>
        </w:tc>
        <w:tc>
          <w:tcPr/>
          <w:p>
            <w:pPr>
              <w:pStyle w:val="Compact"/>
              <w:jc w:val="left"/>
            </w:pPr>
            <w:r>
              <w:t xml:space="preserve">Pack AI. Any Splitfang within 3 tiles of another shares its target. Spawns in 3–5. The lesson is that focus fire kills a 105 HP human archetype in three hits.</w:t>
            </w:r>
          </w:p>
        </w:tc>
      </w:tr>
      <w:tr>
        <w:tc>
          <w:tcPr/>
          <w:p>
            <w:pPr>
              <w:pStyle w:val="Compact"/>
              <w:jc w:val="left"/>
            </w:pPr>
            <w:r>
              <w:t xml:space="preserve">Undertow</w:t>
            </w:r>
          </w:p>
        </w:tc>
        <w:tc>
          <w:tcPr/>
          <w:p>
            <w:pPr>
              <w:pStyle w:val="Compact"/>
              <w:jc w:val="left"/>
            </w:pPr>
            <w:r>
              <w:t xml:space="preserve">Burrowed on spawn — not drawn, not targetable. An attack made on the turn it surfaces deals ×1.5 (83 damage). It becomes visible by exactly two routes: any unit that ends its move adjacent to it forces it to surface, and burrow detection — a vibrissal chassis or a Runemaster-primary Loadout — reveals it anywhere inside that unit's vision. Ordinary vision, however long, does not.</w:t>
            </w:r>
          </w:p>
        </w:tc>
      </w:tr>
      <w:tr>
        <w:tc>
          <w:tcPr/>
          <w:p>
            <w:pPr>
              <w:pStyle w:val="Compact"/>
              <w:jc w:val="left"/>
            </w:pPr>
            <w:r>
              <w:t xml:space="preserve">Sporethrower</w:t>
            </w:r>
          </w:p>
        </w:tc>
        <w:tc>
          <w:tcPr/>
          <w:p>
            <w:pPr>
              <w:pStyle w:val="Compact"/>
              <w:jc w:val="left"/>
            </w:pPr>
            <w:r>
              <w:t xml:space="preserve">Ranged 2–3, move 2. Cannot counterattack and cannot be counterattacked at range. It is a Reeps, and it teaches the player what a Reeps does to them.</w:t>
            </w:r>
          </w:p>
        </w:tc>
      </w:tr>
      <w:tr>
        <w:tc>
          <w:tcPr/>
          <w:p>
            <w:pPr>
              <w:pStyle w:val="Compact"/>
              <w:jc w:val="left"/>
            </w:pPr>
            <w:r>
              <w:t xml:space="preserve">Gallcyst</w:t>
            </w:r>
          </w:p>
        </w:tc>
        <w:tc>
          <w:tcPr/>
          <w:p>
            <w:pPr>
              <w:pStyle w:val="Compact"/>
              <w:jc w:val="left"/>
            </w:pPr>
            <w:r>
              <w:t xml:space="preserve">Move 0. On hit, applies acid: 8 damage per turn for 2 turns, and converts the target's tile to bloom_mat. With a Runemaster on the receiving end the duration is unaffected — potency scales the attacker's effects, not the defender's.</w:t>
            </w:r>
          </w:p>
        </w:tc>
      </w:tr>
      <w:tr>
        <w:tc>
          <w:tcPr/>
          <w:p>
            <w:pPr>
              <w:pStyle w:val="Compact"/>
              <w:jc w:val="left"/>
            </w:pPr>
            <w:r>
              <w:t xml:space="preserve">Sirenmaw</w:t>
            </w:r>
          </w:p>
        </w:tc>
        <w:tc>
          <w:tcPr/>
          <w:p>
            <w:pPr>
              <w:pStyle w:val="Compact"/>
              <w:jc w:val="left"/>
            </w:pPr>
            <w:r>
              <w:t xml:space="preserve">Flying: ignores all terrain movement cost, cannot be blocked. On hit, −20% attack for 2 turns on the target and every friendly unit within 2 tiles of it. Debuffs do not stack; the longest duration wins.</w:t>
            </w:r>
          </w:p>
        </w:tc>
      </w:tr>
      <w:tr>
        <w:tc>
          <w:tcPr/>
          <w:p>
            <w:pPr>
              <w:pStyle w:val="Compact"/>
              <w:jc w:val="left"/>
            </w:pPr>
            <w:r>
              <w:t xml:space="preserve">The Heartwood</w:t>
            </w:r>
          </w:p>
        </w:tc>
        <w:tc>
          <w:tcPr/>
          <w:p>
            <w:pPr>
              <w:pStyle w:val="Compact"/>
              <w:jc w:val="left"/>
            </w:pPr>
            <w:r>
              <w:t xml:space="preserve">Move 0, range 1–4, emergent AI. Every 2 turns from turn 3, spawns 2 Undertow burrowed at the map's spawn seams. Prioritises the Munti above all other targets. Its Endurance wall is the intended target for Requiem.</w:t>
            </w:r>
          </w:p>
        </w:tc>
      </w:tr>
    </w:tbl>
    <w:bookmarkEnd w:id="39"/>
    <w:bookmarkStart w:id="40" w:name="X2ad565ad1388ede31c6522bbaa4e82223aa805c"/>
    <w:p>
      <w:pPr>
        <w:pStyle w:val="Heading2"/>
      </w:pPr>
      <w:r>
        <w:rPr>
          <w:bCs/>
          <w:b/>
        </w:rPr>
        <w:t xml:space="preserve">8.2 Bloom damage</w:t>
      </w:r>
    </w:p>
    <w:p>
      <w:pPr>
        <w:pStyle w:val="FirstParagraph"/>
      </w:pPr>
      <w:r>
        <w:t xml:space="preserve">Bloom do not use the class triangle — they are not in it. Their damage formula is simpler, and it has one deliberate twist.</w:t>
      </w:r>
    </w:p>
    <w:p>
      <w:pPr>
        <w:pStyle w:val="BodyText"/>
      </w:pPr>
      <w:r>
        <w:t xml:space="preserve">function bloomDamage(creature, defender, map): number {</w:t>
      </w:r>
    </w:p>
    <w:p>
      <w:pPr>
        <w:pStyle w:val="BodyText"/>
      </w:pPr>
      <w:r>
        <w:t xml:space="preserve">let dmg = creature.attackPower;</w:t>
      </w:r>
    </w:p>
    <w:p>
      <w:pPr>
        <w:pStyle w:val="BodyText"/>
      </w:pPr>
      <w:r>
        <w:t xml:space="preserve">// A creature with its shell intact hits softer as the shell breaks.</w:t>
      </w:r>
    </w:p>
    <w:p>
      <w:pPr>
        <w:pStyle w:val="BodyText"/>
      </w:pPr>
      <w:r>
        <w:t xml:space="preserve">// A creature in Collapse hits at FULL power. It is dying, not weakening.</w:t>
      </w:r>
    </w:p>
    <w:p>
      <w:pPr>
        <w:pStyle w:val="BodyText"/>
      </w:pPr>
      <w:r>
        <w:t xml:space="preserve">if (creature.endurance &gt; 0) {</w:t>
      </w:r>
    </w:p>
    <w:p>
      <w:pPr>
        <w:pStyle w:val="SourceCode"/>
      </w:pPr>
      <w:r>
        <w:rPr>
          <w:rStyle w:val="VerbatimChar"/>
        </w:rPr>
        <w:t xml:space="preserve">dmg *= creature.endurance / creature.maxEndurance;</w:t>
      </w:r>
    </w:p>
    <w:p>
      <w:pPr>
        <w:pStyle w:val="FirstParagraph"/>
      </w:pPr>
      <w:r>
        <w:t xml:space="preserve">}</w:t>
      </w:r>
    </w:p>
    <w:p>
      <w:pPr>
        <w:pStyle w:val="BodyText"/>
      </w:pPr>
      <w:r>
        <w:t xml:space="preserve">dmg *= 100 / defender.effectiveDefense;</w:t>
      </w:r>
    </w:p>
    <w:p>
      <w:pPr>
        <w:pStyle w:val="BodyText"/>
      </w:pPr>
      <w:r>
        <w:t xml:space="preserve">dmg *= 1 - 0.10 * (terrainStars(defender) + overshieldBonus(defender, map));</w:t>
      </w:r>
    </w:p>
    <w:p>
      <w:pPr>
        <w:pStyle w:val="BodyText"/>
      </w:pPr>
      <w:r>
        <w:t xml:space="preserve">if (creature.movementType === "burrow" &amp;&amp; creature.surfacedThisTurn) {</w:t>
      </w:r>
    </w:p>
    <w:p>
      <w:pPr>
        <w:pStyle w:val="SourceCode"/>
      </w:pPr>
      <w:r>
        <w:rPr>
          <w:rStyle w:val="VerbatimChar"/>
        </w:rPr>
        <w:t xml:space="preserve">dmg *= 1.5;</w:t>
      </w:r>
    </w:p>
    <w:p>
      <w:pPr>
        <w:pStyle w:val="FirstParagraph"/>
      </w:pPr>
      <w:r>
        <w:t xml:space="preserve">}</w:t>
      </w:r>
    </w:p>
    <w:p>
      <w:pPr>
        <w:pStyle w:val="BodyText"/>
      </w:pPr>
      <w:r>
        <w:t xml:space="preserve">dmg = Math.round(dmg);</w:t>
      </w:r>
    </w:p>
    <w:p>
      <w:pPr>
        <w:pStyle w:val="BodyText"/>
      </w:pPr>
      <w:r>
        <w:t xml:space="preserve">if (defender.currentHp &gt;= defender.maxHp) dmg = Math.min(dmg, 90);</w:t>
      </w:r>
    </w:p>
    <w:p>
      <w:pPr>
        <w:pStyle w:val="BodyText"/>
      </w:pPr>
      <w:r>
        <w:t xml:space="preserve">return dmg;</w:t>
      </w:r>
    </w:p>
    <w:p>
      <w:pPr>
        <w:pStyle w:val="BodyText"/>
      </w:pPr>
      <w:r>
        <w:t xml:space="preserve">}</w:t>
      </w:r>
    </w:p>
    <w:p>
      <w:pPr>
        <w:pStyle w:val="BodyText"/>
      </w:pPr>
      <w:r>
        <w:t xml:space="preserve">The twist is the Collapse clause. A Bloom creature whose Endurance is gone hits at full strength — so the moment the player sees the Collapse indicator is the moment the thing becomes most dangerous, right when their instinct says it is nearly dead. That is a much better read of "how it dies" than a linearly weakening enemy, and it costs three lines.</w:t>
      </w:r>
    </w:p>
    <w:bookmarkEnd w:id="40"/>
    <w:bookmarkStart w:id="41" w:name="Xe5791969fdb5f43e87649faa4183f1167568427"/>
    <w:p>
      <w:pPr>
        <w:pStyle w:val="Heading2"/>
      </w:pPr>
      <w:r>
        <w:rPr>
          <w:bCs/>
          <w:b/>
        </w:rPr>
        <w:t xml:space="preserve">8.3 The Collapse rule</w:t>
      </w:r>
    </w:p>
    <w:p>
      <w:pPr>
        <w:pStyle w:val="FirstParagraph"/>
      </w:pPr>
      <w:r>
        <w:t xml:space="preserve">// maxHp = endurance + vitality. Damage depletes endurance first.</w:t>
      </w:r>
    </w:p>
    <w:p>
      <w:pPr>
        <w:pStyle w:val="BodyText"/>
      </w:pPr>
      <w:r>
        <w:t xml:space="preserve">function applyBloomDamage(creature, dmg): void {</w:t>
      </w:r>
    </w:p>
    <w:p>
      <w:pPr>
        <w:pStyle w:val="BodyText"/>
      </w:pPr>
      <w:r>
        <w:t xml:space="preserve">if (creature.endurance &gt; 0) {</w:t>
      </w:r>
    </w:p>
    <w:p>
      <w:pPr>
        <w:pStyle w:val="SourceCode"/>
      </w:pPr>
      <w:r>
        <w:rPr>
          <w:rStyle w:val="VerbatimChar"/>
        </w:rPr>
        <w:t xml:space="preserve">creature.endurance = Math.max(0, creature.endurance - dmg);</w:t>
      </w:r>
      <w:r>
        <w:br/>
        <w:br/>
      </w:r>
      <w:r>
        <w:rPr>
          <w:rStyle w:val="VerbatimChar"/>
        </w:rPr>
        <w:t xml:space="preserve">if (creature.endurance === 0) creature.state = "collapse";</w:t>
      </w:r>
      <w:r>
        <w:br/>
        <w:br/>
      </w:r>
      <w:r>
        <w:rPr>
          <w:rStyle w:val="VerbatimChar"/>
        </w:rPr>
        <w:t xml:space="preserve">return;                       // overflow does NOT carry into vitality</w:t>
      </w:r>
    </w:p>
    <w:p>
      <w:pPr>
        <w:pStyle w:val="FirstParagraph"/>
      </w:pPr>
      <w:r>
        <w:t xml:space="preserve">}</w:t>
      </w:r>
    </w:p>
    <w:p>
      <w:pPr>
        <w:pStyle w:val="BodyText"/>
      </w:pPr>
      <w:r>
        <w:t xml:space="preserve">if (dmg &gt;= creature.vitality) { kill(creature); return; }</w:t>
      </w:r>
    </w:p>
    <w:p>
      <w:pPr>
        <w:pStyle w:val="BodyText"/>
      </w:pPr>
      <w:r>
        <w:t xml:space="preserve">creature.vitality -= dmg;</w:t>
      </w:r>
    </w:p>
    <w:p>
      <w:pPr>
        <w:pStyle w:val="BodyText"/>
      </w:pPr>
      <w:r>
        <w:t xml:space="preserve">if (creature.vitality &lt;= 0) kill(creature);</w:t>
      </w:r>
    </w:p>
    <w:p>
      <w:pPr>
        <w:pStyle w:val="BodyText"/>
      </w:pPr>
      <w:r>
        <w:t xml:space="preserve">}</w:t>
      </w:r>
    </w:p>
    <w:p>
      <w:pPr>
        <w:pStyle w:val="BodyText"/>
      </w:pPr>
      <w:r>
        <w:t xml:space="preserve">The line that carries the design is </w:t>
      </w:r>
      <w:r>
        <w:rPr>
          <w:bCs/>
          <w:b/>
        </w:rPr>
        <w:t xml:space="preserve">overflow does NOT carry into vitality</w:t>
      </w:r>
      <w:r>
        <w:t xml:space="preserve">. A hit that breaks the shell stops at the shell. That is what makes the Gallcyst read as "tanky, then suddenly not" rather than as a slightly lumpy health bar, and it is also what makes a small finishing poke from a Munti a genuinely good play.</w:t>
      </w:r>
    </w:p>
    <w:bookmarkEnd w:id="41"/>
    <w:bookmarkStart w:id="42" w:name="Xb9dde65271f5a896617dd93ea267cf4bed99997"/>
    <w:p>
      <w:pPr>
        <w:pStyle w:val="Heading2"/>
      </w:pPr>
      <w:r>
        <w:rPr>
          <w:bCs/>
          <w:b/>
        </w:rPr>
        <w:t xml:space="preserve">8.4 TypeScript, first three</w:t>
      </w:r>
    </w:p>
    <w:p>
      <w:pPr>
        <w:pStyle w:val="FirstParagraph"/>
      </w:pPr>
      <w:r>
        <w:t xml:space="preserve">import type { BloomArchetype } from "./types";</w:t>
      </w:r>
    </w:p>
    <w:p>
      <w:pPr>
        <w:pStyle w:val="BodyText"/>
      </w:pPr>
      <w:r>
        <w:t xml:space="preserve">// colorPalette values are PLACEHOLDERS. Replace with the Bioterror Bank</w:t>
      </w:r>
    </w:p>
    <w:p>
      <w:pPr>
        <w:pStyle w:val="BodyText"/>
      </w:pPr>
      <w:r>
        <w:t xml:space="preserve">// colour families when those are available; nothing reads them but the</w:t>
      </w:r>
    </w:p>
    <w:p>
      <w:pPr>
        <w:pStyle w:val="BodyText"/>
      </w:pPr>
      <w:r>
        <w:t xml:space="preserve">// placeholder renderer.</w:t>
      </w:r>
    </w:p>
    <w:p>
      <w:pPr>
        <w:pStyle w:val="BodyText"/>
      </w:pPr>
      <w:r>
        <w:t xml:space="preserve">export const BLOOM: Record&lt;string, BloomArchetype&gt; = {</w:t>
      </w:r>
    </w:p>
    <w:p>
      <w:pPr>
        <w:pStyle w:val="BodyText"/>
      </w:pPr>
      <w:r>
        <w:t xml:space="preserve">bloom_crawlmass: {</w:t>
      </w:r>
    </w:p>
    <w:p>
      <w:pPr>
        <w:pStyle w:val="SourceCode"/>
      </w:pPr>
      <w:r>
        <w:rPr>
          <w:rStyle w:val="VerbatimChar"/>
        </w:rPr>
        <w:t xml:space="preserve">id: "bloom_crawlmass", displayName: "Crawlmass",</w:t>
      </w:r>
      <w:r>
        <w:br/>
        <w:br/>
      </w:r>
      <w:r>
        <w:rPr>
          <w:rStyle w:val="VerbatimChar"/>
        </w:rPr>
        <w:t xml:space="preserve">weaponType: "claws", movementType: "swarm",</w:t>
      </w:r>
      <w:r>
        <w:br/>
        <w:br/>
      </w:r>
      <w:r>
        <w:rPr>
          <w:rStyle w:val="VerbatimChar"/>
        </w:rPr>
        <w:t xml:space="preserve">perception: "chemical", intelligence: "reflexive",</w:t>
      </w:r>
      <w:r>
        <w:br/>
        <w:br/>
      </w:r>
      <w:r>
        <w:rPr>
          <w:rStyle w:val="VerbatimChar"/>
        </w:rPr>
        <w:t xml:space="preserve">endurance: 40, vitality: 60, moveRange: 4,</w:t>
      </w:r>
      <w:r>
        <w:br/>
        <w:br/>
      </w:r>
      <w:r>
        <w:rPr>
          <w:rStyle w:val="VerbatimChar"/>
        </w:rPr>
        <w:t xml:space="preserve">attackRange: [1, 1], attackPower: 22, vision: 3,</w:t>
      </w:r>
      <w:r>
        <w:br/>
        <w:br/>
      </w:r>
      <w:r>
        <w:rPr>
          <w:rStyle w:val="VerbatimChar"/>
        </w:rPr>
        <w:t xml:space="preserve">swarmSize: [8, 14],</w:t>
      </w:r>
      <w:r>
        <w:br/>
        <w:br/>
      </w:r>
      <w:r>
        <w:rPr>
          <w:rStyle w:val="VerbatimChar"/>
        </w:rPr>
        <w:t xml:space="preserve">colorPalette: ["#6B7A4A", "#9AA86B", "#3E4A2A"],</w:t>
      </w:r>
      <w:r>
        <w:br/>
        <w:br/>
      </w:r>
      <w:r>
        <w:rPr>
          <w:rStyle w:val="VerbatimChar"/>
        </w:rPr>
        <w:t xml:space="preserve">spriteKey: "bloom_blob_small",</w:t>
      </w:r>
    </w:p>
    <w:p>
      <w:pPr>
        <w:pStyle w:val="FirstParagraph"/>
      </w:pPr>
      <w:r>
        <w:t xml:space="preserve">},</w:t>
      </w:r>
    </w:p>
    <w:p>
      <w:pPr>
        <w:pStyle w:val="BodyText"/>
      </w:pPr>
      <w:r>
        <w:t xml:space="preserve">bloom_undertow: {</w:t>
      </w:r>
    </w:p>
    <w:p>
      <w:pPr>
        <w:pStyle w:val="SourceCode"/>
      </w:pPr>
      <w:r>
        <w:rPr>
          <w:rStyle w:val="VerbatimChar"/>
        </w:rPr>
        <w:t xml:space="preserve">id: "bloom_undertow", displayName: "Undertow",</w:t>
      </w:r>
      <w:r>
        <w:br/>
        <w:br/>
      </w:r>
      <w:r>
        <w:rPr>
          <w:rStyle w:val="VerbatimChar"/>
        </w:rPr>
        <w:t xml:space="preserve">weaponType: "spines", movementType: "burrow",</w:t>
      </w:r>
      <w:r>
        <w:br/>
        <w:br/>
      </w:r>
      <w:r>
        <w:rPr>
          <w:rStyle w:val="VerbatimChar"/>
        </w:rPr>
        <w:t xml:space="preserve">perception: "seismic", intelligence: "reflexive",</w:t>
      </w:r>
      <w:r>
        <w:br/>
        <w:br/>
      </w:r>
      <w:r>
        <w:rPr>
          <w:rStyle w:val="VerbatimChar"/>
        </w:rPr>
        <w:t xml:space="preserve">endurance: 60, vitality: 50, moveRange: 4,</w:t>
      </w:r>
      <w:r>
        <w:br/>
        <w:br/>
      </w:r>
      <w:r>
        <w:rPr>
          <w:rStyle w:val="VerbatimChar"/>
        </w:rPr>
        <w:t xml:space="preserve">attackRange: [1, 1], attackPower: 55, vision: 3,</w:t>
      </w:r>
      <w:r>
        <w:br/>
        <w:br/>
      </w:r>
      <w:r>
        <w:rPr>
          <w:rStyle w:val="VerbatimChar"/>
        </w:rPr>
        <w:t xml:space="preserve">onHit: "fx_none",</w:t>
      </w:r>
      <w:r>
        <w:br/>
        <w:br/>
      </w:r>
      <w:r>
        <w:rPr>
          <w:rStyle w:val="VerbatimChar"/>
        </w:rPr>
        <w:t xml:space="preserve">colorPalette: ["#5A4632", "#8A7048", "#2E241A"],</w:t>
      </w:r>
      <w:r>
        <w:br/>
        <w:br/>
      </w:r>
      <w:r>
        <w:rPr>
          <w:rStyle w:val="VerbatimChar"/>
        </w:rPr>
        <w:t xml:space="preserve">spriteKey: "bloom_spike_burrow",</w:t>
      </w:r>
    </w:p>
    <w:p>
      <w:pPr>
        <w:pStyle w:val="FirstParagraph"/>
      </w:pPr>
      <w:r>
        <w:t xml:space="preserve">},</w:t>
      </w:r>
    </w:p>
    <w:p>
      <w:pPr>
        <w:pStyle w:val="BodyText"/>
      </w:pPr>
      <w:r>
        <w:t xml:space="preserve">bloom_heartwood: {</w:t>
      </w:r>
    </w:p>
    <w:p>
      <w:pPr>
        <w:pStyle w:val="SourceCode"/>
      </w:pPr>
      <w:r>
        <w:rPr>
          <w:rStyle w:val="VerbatimChar"/>
        </w:rPr>
        <w:t xml:space="preserve">id: "bloom_heartwood", displayName: "The Heartwood",</w:t>
      </w:r>
      <w:r>
        <w:br/>
        <w:br/>
      </w:r>
      <w:r>
        <w:rPr>
          <w:rStyle w:val="VerbatimChar"/>
        </w:rPr>
        <w:t xml:space="preserve">weaponType: "concussive", movementType: "sessile",</w:t>
      </w:r>
      <w:r>
        <w:br/>
        <w:br/>
      </w:r>
      <w:r>
        <w:rPr>
          <w:rStyle w:val="VerbatimChar"/>
        </w:rPr>
        <w:t xml:space="preserve">perception: "seismic", intelligence: "emergent",</w:t>
      </w:r>
      <w:r>
        <w:br/>
        <w:br/>
      </w:r>
      <w:r>
        <w:rPr>
          <w:rStyle w:val="VerbatimChar"/>
        </w:rPr>
        <w:t xml:space="preserve">endurance: 400, vitality: 60, moveRange: 0,</w:t>
      </w:r>
      <w:r>
        <w:br/>
        <w:br/>
      </w:r>
      <w:r>
        <w:rPr>
          <w:rStyle w:val="VerbatimChar"/>
        </w:rPr>
        <w:t xml:space="preserve">attackRange: [1, 4], attackPower: 60, vision: 8,</w:t>
      </w:r>
      <w:r>
        <w:br/>
        <w:br/>
      </w:r>
      <w:r>
        <w:rPr>
          <w:rStyle w:val="VerbatimChar"/>
        </w:rPr>
        <w:t xml:space="preserve">onHit: "fx_knockback_1",</w:t>
      </w:r>
      <w:r>
        <w:br/>
        <w:br/>
      </w:r>
      <w:r>
        <w:rPr>
          <w:rStyle w:val="VerbatimChar"/>
        </w:rPr>
        <w:t xml:space="preserve">colorPalette: ["#7A3A46", "#B06070", "#3A1C22"],</w:t>
      </w:r>
      <w:r>
        <w:br/>
        <w:br/>
      </w:r>
      <w:r>
        <w:rPr>
          <w:rStyle w:val="VerbatimChar"/>
        </w:rPr>
        <w:t xml:space="preserve">spriteKey: "bloom_mass_large",</w:t>
      </w:r>
    </w:p>
    <w:p>
      <w:pPr>
        <w:pStyle w:val="FirstParagraph"/>
      </w:pPr>
      <w:r>
        <w:t xml:space="preserve">},</w:t>
      </w:r>
    </w:p>
    <w:p>
      <w:pPr>
        <w:pStyle w:val="BodyText"/>
      </w:pPr>
      <w:r>
        <w:t xml:space="preserve">// Splitfang, Sporethrower, Gallcyst and Sirenmaw follow the same shape</w:t>
      </w:r>
    </w:p>
    <w:p>
      <w:pPr>
        <w:pStyle w:val="BodyText"/>
      </w:pPr>
      <w:r>
        <w:t xml:space="preserve">// with the values in the table in Section 8.</w:t>
      </w:r>
    </w:p>
    <w:p>
      <w:pPr>
        <w:pStyle w:val="BodyText"/>
      </w:pPr>
      <w:r>
        <w:t xml:space="preserve">};</w:t>
      </w:r>
    </w:p>
    <w:bookmarkEnd w:id="42"/>
    <w:bookmarkEnd w:id="43"/>
    <w:bookmarkStart w:id="44" w:name="Xcb7d088ff4d9bb797a938a8d9dc7753439e63c5"/>
    <w:p>
      <w:pPr>
        <w:pStyle w:val="Heading1"/>
      </w:pPr>
      <w:r>
        <w:rPr>
          <w:bCs/>
          <w:b/>
        </w:rPr>
        <w:t xml:space="preserve">9. Hostile mech archetypes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read section 10.1 of the gdd before writing any of this</w:t>
            </w:r>
            <w:r>
              <w:t xml:space="preserve"> These four units carry the campaign's only piece of deliberate withholding. They are the ambush in Mission 1a. </w:t>
            </w:r>
            <w:r>
              <w:rPr>
                <w:bCs/>
                <w:b/>
              </w:rPr>
              <w:t xml:space="preserve">The game never explains who they are — no briefing line, no debrief line, no unit name, no tooltip, and no code comment.</w:t>
            </w:r>
            <w:r>
              <w:t xml:space="preserve"> They are issued the same gear tier as the player's squad. That is the tell, and it is never pointed at.</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Tier</w:t>
            </w:r>
          </w:p>
        </w:tc>
        <w:tc>
          <w:tcPr/>
          <w:p>
            <w:pPr>
              <w:pStyle w:val="Compact"/>
              <w:jc w:val="left"/>
            </w:pPr>
            <w:r>
              <w:rPr>
                <w:bCs/>
                <w:b/>
              </w:rPr>
              <w:t xml:space="preserve">displayName</w:t>
            </w:r>
          </w:p>
        </w:tc>
        <w:tc>
          <w:tcPr/>
          <w:p>
            <w:pPr>
              <w:pStyle w:val="Compact"/>
              <w:jc w:val="left"/>
            </w:pPr>
            <w:r>
              <w:rPr>
                <w:bCs/>
                <w:b/>
              </w:rPr>
              <w:t xml:space="preserve">Notes</w:t>
            </w:r>
          </w:p>
        </w:tc>
      </w:tr>
      <w:tr>
        <w:tc>
          <w:tcPr/>
          <w:p>
            <w:pPr>
              <w:pStyle w:val="Compact"/>
              <w:jc w:val="left"/>
            </w:pPr>
            <w:r>
              <w:t xml:space="preserve">hostile_mech_01</w:t>
            </w:r>
          </w:p>
        </w:tc>
        <w:tc>
          <w:tcPr/>
          <w:p>
            <w:pPr>
              <w:pStyle w:val="Compact"/>
              <w:jc w:val="left"/>
            </w:pPr>
            <w:r>
              <w:t xml:space="preserve">tank</w:t>
            </w:r>
          </w:p>
        </w:tc>
        <w:tc>
          <w:tcPr/>
          <w:p>
            <w:pPr>
              <w:pStyle w:val="Compact"/>
              <w:jc w:val="left"/>
            </w:pPr>
            <w:r>
              <w:t xml:space="preserve">G</w:t>
            </w:r>
          </w:p>
        </w:tc>
        <w:tc>
          <w:tcPr/>
          <w:p>
            <w:pPr>
              <w:pStyle w:val="Compact"/>
              <w:jc w:val="left"/>
            </w:pPr>
            <w:r>
              <w:t xml:space="preserve">Unmarked Mech</w:t>
            </w:r>
          </w:p>
        </w:tc>
        <w:tc>
          <w:tcPr/>
          <w:p>
            <w:pPr>
              <w:pStyle w:val="Compact"/>
              <w:jc w:val="left"/>
            </w:pPr>
            <w:r>
              <w:t xml:space="preserve">Deploys centre of the collapse zone.</w:t>
            </w:r>
          </w:p>
        </w:tc>
      </w:tr>
      <w:tr>
        <w:tc>
          <w:tcPr/>
          <w:p>
            <w:pPr>
              <w:pStyle w:val="Compact"/>
              <w:jc w:val="left"/>
            </w:pPr>
            <w:r>
              <w:t xml:space="preserve">hostile_mech_02</w:t>
            </w:r>
          </w:p>
        </w:tc>
        <w:tc>
          <w:tcPr/>
          <w:p>
            <w:pPr>
              <w:pStyle w:val="Compact"/>
              <w:jc w:val="left"/>
            </w:pPr>
            <w:r>
              <w:t xml:space="preserve">meeps</w:t>
            </w:r>
          </w:p>
        </w:tc>
        <w:tc>
          <w:tcPr/>
          <w:p>
            <w:pPr>
              <w:pStyle w:val="Compact"/>
              <w:jc w:val="left"/>
            </w:pPr>
            <w:r>
              <w:t xml:space="preserve">G</w:t>
            </w:r>
          </w:p>
        </w:tc>
        <w:tc>
          <w:tcPr/>
          <w:p>
            <w:pPr>
              <w:pStyle w:val="Compact"/>
              <w:jc w:val="left"/>
            </w:pPr>
            <w:r>
              <w:t xml:space="preserve">Unmarked Mech</w:t>
            </w:r>
          </w:p>
        </w:tc>
        <w:tc>
          <w:tcPr/>
          <w:p>
            <w:pPr>
              <w:pStyle w:val="Compact"/>
              <w:jc w:val="left"/>
            </w:pPr>
            <w:r>
              <w:t xml:space="preserve">Deploys north edge of the collapse zone.</w:t>
            </w:r>
          </w:p>
        </w:tc>
      </w:tr>
      <w:tr>
        <w:tc>
          <w:tcPr/>
          <w:p>
            <w:pPr>
              <w:pStyle w:val="Compact"/>
              <w:jc w:val="left"/>
            </w:pPr>
            <w:r>
              <w:t xml:space="preserve">hostile_mech_03</w:t>
            </w:r>
          </w:p>
        </w:tc>
        <w:tc>
          <w:tcPr/>
          <w:p>
            <w:pPr>
              <w:pStyle w:val="Compact"/>
              <w:jc w:val="left"/>
            </w:pPr>
            <w:r>
              <w:t xml:space="preserve">meeps</w:t>
            </w:r>
          </w:p>
        </w:tc>
        <w:tc>
          <w:tcPr/>
          <w:p>
            <w:pPr>
              <w:pStyle w:val="Compact"/>
              <w:jc w:val="left"/>
            </w:pPr>
            <w:r>
              <w:t xml:space="preserve">G</w:t>
            </w:r>
          </w:p>
        </w:tc>
        <w:tc>
          <w:tcPr/>
          <w:p>
            <w:pPr>
              <w:pStyle w:val="Compact"/>
              <w:jc w:val="left"/>
            </w:pPr>
            <w:r>
              <w:t xml:space="preserve">Unmarked Mech</w:t>
            </w:r>
          </w:p>
        </w:tc>
        <w:tc>
          <w:tcPr/>
          <w:p>
            <w:pPr>
              <w:pStyle w:val="Compact"/>
              <w:jc w:val="left"/>
            </w:pPr>
            <w:r>
              <w:t xml:space="preserve">Deploys south edge of the collapse zone.</w:t>
            </w:r>
          </w:p>
        </w:tc>
      </w:tr>
      <w:tr>
        <w:tc>
          <w:tcPr/>
          <w:p>
            <w:pPr>
              <w:pStyle w:val="Compact"/>
              <w:jc w:val="left"/>
            </w:pPr>
            <w:r>
              <w:t xml:space="preserve">hostile_mech_04</w:t>
            </w:r>
          </w:p>
        </w:tc>
        <w:tc>
          <w:tcPr/>
          <w:p>
            <w:pPr>
              <w:pStyle w:val="Compact"/>
              <w:jc w:val="left"/>
            </w:pPr>
            <w:r>
              <w:t xml:space="preserve">reeps</w:t>
            </w:r>
          </w:p>
        </w:tc>
        <w:tc>
          <w:tcPr/>
          <w:p>
            <w:pPr>
              <w:pStyle w:val="Compact"/>
              <w:jc w:val="left"/>
            </w:pPr>
            <w:r>
              <w:t xml:space="preserve">G</w:t>
            </w:r>
          </w:p>
        </w:tc>
        <w:tc>
          <w:tcPr/>
          <w:p>
            <w:pPr>
              <w:pStyle w:val="Compact"/>
              <w:jc w:val="left"/>
            </w:pPr>
            <w:r>
              <w:t xml:space="preserve">Unmarked Mech</w:t>
            </w:r>
          </w:p>
        </w:tc>
        <w:tc>
          <w:tcPr/>
          <w:p>
            <w:pPr>
              <w:pStyle w:val="Compact"/>
              <w:jc w:val="left"/>
            </w:pPr>
            <w:r>
              <w:t xml:space="preserve">Deploys rear. Will use the rubble's 2★ cover.</w:t>
            </w:r>
          </w:p>
        </w:tc>
      </w:tr>
    </w:tbl>
    <w:p>
      <w:pPr>
        <w:pStyle w:val="BodyText"/>
      </w:pPr>
      <w:r>
        <w:t xml:space="preserve">All four use the standard bipedal archetypes and the standard reflexive-equivalent mech AI (nearest target, best damage, no coordination) — they are not meant to be a tactical puzzle, they are meant to be a fight that arrives at the wrong moment. Four G-tier mechs against five G-tier mechs is winnable and expensive, which is the correct shape for a first-mission climax.</w:t>
      </w:r>
    </w:p>
    <w:p>
      <w:pPr>
        <w:pStyle w:val="BodyText"/>
      </w:pPr>
      <w:r>
        <w:t xml:space="preserve">Tuning note: if playtesting shows the encounter is trivial, raise them to F tier before adding a fifth unit. Numbers scale quietly; unit counts change what the scene </w:t>
      </w:r>
      <w:r>
        <w:rPr>
          <w:iCs/>
          <w:i/>
        </w:rPr>
        <w:t xml:space="preserve">means</w:t>
      </w:r>
      <w:r>
        <w:t xml:space="preserve">.</w:t>
      </w:r>
    </w:p>
    <w:bookmarkEnd w:id="44"/>
    <w:bookmarkStart w:id="50" w:name="X6c7f10b35bf21ad6828c05b1a43a56100389d71"/>
    <w:p>
      <w:pPr>
        <w:pStyle w:val="Heading1"/>
      </w:pPr>
      <w:r>
        <w:rPr>
          <w:bCs/>
          <w:b/>
        </w:rPr>
        <w:t xml:space="preserve">10. Maps</w:t>
      </w:r>
    </w:p>
    <w:p>
      <w:pPr>
        <w:pStyle w:val="FirstParagraph"/>
      </w:pPr>
      <w:r>
        <w:t xml:space="preserve">File: src/data/maps.ts. Four maps, all validated by script: rectangular, known tile vocabulary, at least five deploy pads, and every objective tile reachable on foot from every deploy pad.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Legend</w:t>
            </w:r>
          </w:p>
        </w:tc>
        <w:tc>
          <w:tcPr/>
          <w:p>
            <w:pPr>
              <w:pStyle w:val="Compact"/>
            </w:pPr>
          </w:p>
        </w:tc>
        <w:tc>
          <w:tcPr/>
          <w:p>
            <w:pPr>
              <w:pStyle w:val="Compact"/>
            </w:pPr>
          </w:p>
        </w:tc>
        <w:tc>
          <w:tcPr/>
          <w:p>
            <w:pPr>
              <w:pStyle w:val="Compact"/>
            </w:pPr>
          </w:p>
        </w:tc>
      </w:tr>
      <w:tr>
        <w:tc>
          <w:tcPr/>
          <w:p>
            <w:pPr>
              <w:pStyle w:val="Compact"/>
              <w:jc w:val="left"/>
            </w:pPr>
            <w:r>
              <w:rPr>
                <w:bCs/>
                <w:b/>
              </w:rPr>
              <w:t xml:space="preserve">.</w:t>
            </w:r>
            <w:r>
              <w:t xml:space="preserve"> plain</w:t>
            </w:r>
          </w:p>
        </w:tc>
        <w:tc>
          <w:tcPr/>
          <w:p>
            <w:pPr>
              <w:pStyle w:val="Compact"/>
              <w:jc w:val="left"/>
            </w:pPr>
            <w:r>
              <w:rPr>
                <w:bCs/>
                <w:b/>
              </w:rPr>
              <w:t xml:space="preserve">=</w:t>
            </w:r>
            <w:r>
              <w:t xml:space="preserve"> road</w:t>
            </w:r>
          </w:p>
        </w:tc>
        <w:tc>
          <w:tcPr/>
          <w:p>
            <w:pPr>
              <w:pStyle w:val="Compact"/>
              <w:jc w:val="left"/>
            </w:pPr>
            <w:r>
              <w:rPr>
                <w:bCs/>
                <w:b/>
              </w:rPr>
              <w:t xml:space="preserve">,</w:t>
            </w:r>
            <w:r>
              <w:t xml:space="preserve"> scrub</w:t>
            </w:r>
          </w:p>
        </w:tc>
        <w:tc>
          <w:tcPr/>
          <w:p>
            <w:pPr>
              <w:pStyle w:val="Compact"/>
              <w:jc w:val="left"/>
            </w:pPr>
            <w:r>
              <w:rPr>
                <w:bCs/>
                <w:b/>
              </w:rPr>
              <w:t xml:space="preserve">%</w:t>
            </w:r>
            <w:r>
              <w:t xml:space="preserve"> rubble</w:t>
            </w:r>
          </w:p>
        </w:tc>
      </w:tr>
      <w:tr>
        <w:tc>
          <w:tcPr/>
          <w:p>
            <w:pPr>
              <w:pStyle w:val="Compact"/>
              <w:jc w:val="left"/>
            </w:pPr>
            <w:r>
              <w:rPr>
                <w:bCs/>
                <w:b/>
              </w:rPr>
              <w:t xml:space="preserve">#</w:t>
            </w:r>
            <w:r>
              <w:t xml:space="preserve"> structure</w:t>
            </w:r>
          </w:p>
        </w:tc>
        <w:tc>
          <w:tcPr/>
          <w:p>
            <w:pPr>
              <w:pStyle w:val="Compact"/>
              <w:jc w:val="left"/>
            </w:pPr>
            <w:r>
              <w:rPr>
                <w:bCs/>
                <w:b/>
              </w:rPr>
              <w:t xml:space="preserve">~</w:t>
            </w:r>
            <w:r>
              <w:t xml:space="preserve"> bloom mat</w:t>
            </w:r>
          </w:p>
        </w:tc>
        <w:tc>
          <w:tcPr/>
          <w:p>
            <w:pPr>
              <w:pStyle w:val="Compact"/>
              <w:jc w:val="left"/>
            </w:pPr>
            <w:r>
              <w:rPr>
                <w:bCs/>
                <w:b/>
              </w:rPr>
              <w:t xml:space="preserve">^</w:t>
            </w:r>
            <w:r>
              <w:t xml:space="preserve"> ridge</w:t>
            </w:r>
          </w:p>
        </w:tc>
        <w:tc>
          <w:tcPr/>
          <w:p>
            <w:pPr>
              <w:pStyle w:val="Compact"/>
              <w:jc w:val="left"/>
            </w:pPr>
            <w:r>
              <w:rPr>
                <w:bCs/>
                <w:b/>
              </w:rPr>
              <w:t xml:space="preserve">P</w:t>
            </w:r>
            <w:r>
              <w:t xml:space="preserve"> deploy pad</w:t>
            </w:r>
          </w:p>
        </w:tc>
      </w:tr>
      <w:tr>
        <w:tc>
          <w:tcPr/>
          <w:p>
            <w:pPr>
              <w:pStyle w:val="Compact"/>
              <w:jc w:val="left"/>
            </w:pPr>
            <w:r>
              <w:rPr>
                <w:bCs/>
                <w:b/>
              </w:rPr>
              <w:t xml:space="preserve">E</w:t>
            </w:r>
            <w:r>
              <w:t xml:space="preserve"> spawn seam</w:t>
            </w:r>
          </w:p>
        </w:tc>
        <w:tc>
          <w:tcPr/>
          <w:p>
            <w:pPr>
              <w:pStyle w:val="Compact"/>
              <w:jc w:val="left"/>
            </w:pPr>
            <w:r>
              <w:rPr>
                <w:bCs/>
                <w:b/>
              </w:rPr>
              <w:t xml:space="preserve">H</w:t>
            </w:r>
            <w:r>
              <w:t xml:space="preserve"> hold zone</w:t>
            </w:r>
          </w:p>
        </w:tc>
        <w:tc>
          <w:tcPr/>
          <w:p>
            <w:pPr>
              <w:pStyle w:val="Compact"/>
              <w:jc w:val="left"/>
            </w:pPr>
            <w:r>
              <w:rPr>
                <w:bCs/>
                <w:b/>
              </w:rPr>
              <w:t xml:space="preserve">X</w:t>
            </w:r>
            <w:r>
              <w:t xml:space="preserve"> extraction</w:t>
            </w:r>
          </w:p>
        </w:tc>
        <w:tc>
          <w:tcPr/>
          <w:p>
            <w:pPr>
              <w:pStyle w:val="Compact"/>
              <w:jc w:val="left"/>
            </w:pPr>
            <w:r>
              <w:rPr>
                <w:bCs/>
                <w:b/>
              </w:rPr>
              <w:t xml:space="preserve">B</w:t>
            </w:r>
            <w:r>
              <w:t xml:space="preserve"> blockhouse wall</w:t>
            </w:r>
          </w:p>
        </w:tc>
      </w:tr>
    </w:tbl>
    <w:bookmarkStart w:id="45" w:name="X6be91700ab478e5b8683f9f778db68753a319db"/>
    <w:p>
      <w:pPr>
        <w:pStyle w:val="Heading2"/>
      </w:pPr>
      <w:r>
        <w:rPr>
          <w:bCs/>
          <w:b/>
        </w:rPr>
        <w:t xml:space="preserve">10.1 The City Sweep</w:t>
      </w:r>
    </w:p>
    <w:p>
      <w:pPr>
        <w:pStyle w:val="FirstParagraph"/>
      </w:pPr>
      <w:r>
        <w:rPr>
          <w:bCs/>
          <w:b/>
        </w:rPr>
        <w:t xml:space="preserve">map_city_sweep_01</w:t>
      </w:r>
      <w:r>
        <w:t xml:space="preserve"> · 18 × 12</w:t>
      </w:r>
    </w:p>
    <w:p>
      <w:pPr>
        <w:pStyle w:val="SourceCode"/>
      </w:pPr>
      <w:r>
        <w:rPr>
          <w:rStyle w:val="VerbatimChar"/>
        </w:rPr>
        <w:t xml:space="preserve">012345678901234567</w:t>
      </w:r>
    </w:p>
    <w:p>
      <w:pPr>
        <w:pStyle w:val="FirstParagraph"/>
      </w:pPr>
      <w:r>
        <w:t xml:space="preserve">0 ,,,..##..%%..^^^^^</w:t>
      </w:r>
    </w:p>
    <w:p>
      <w:pPr>
        <w:pStyle w:val="BodyText"/>
      </w:pPr>
      <w:r>
        <w:t xml:space="preserve">1 ,,,..##..%%...^^^^</w:t>
      </w:r>
    </w:p>
    <w:p>
      <w:pPr>
        <w:pStyle w:val="BodyText"/>
      </w:pPr>
      <w:r>
        <w:t xml:space="preserve">2 ,,....##....~~..^^</w:t>
      </w:r>
    </w:p>
    <w:p>
      <w:pPr>
        <w:pStyle w:val="BodyText"/>
      </w:pPr>
      <w:r>
        <w:t xml:space="preserve">3 ..==============..</w:t>
      </w:r>
    </w:p>
    <w:p>
      <w:pPr>
        <w:pStyle w:val="BodyText"/>
      </w:pPr>
      <w:r>
        <w:t xml:space="preserve">4 P.==##....%%==..~~</w:t>
      </w:r>
    </w:p>
    <w:p>
      <w:pPr>
        <w:pStyle w:val="BodyText"/>
      </w:pPr>
      <w:r>
        <w:t xml:space="preserve">5 PP==##....%%==.~~~</w:t>
      </w:r>
    </w:p>
    <w:p>
      <w:pPr>
        <w:pStyle w:val="BodyText"/>
      </w:pPr>
      <w:r>
        <w:t xml:space="preserve">6 P.==........==..~~</w:t>
      </w:r>
    </w:p>
    <w:p>
      <w:pPr>
        <w:pStyle w:val="BodyText"/>
      </w:pPr>
      <w:r>
        <w:t xml:space="preserve">7 PP==##..%%%%==..~E</w:t>
      </w:r>
    </w:p>
    <w:p>
      <w:pPr>
        <w:pStyle w:val="BodyText"/>
      </w:pPr>
      <w:r>
        <w:t xml:space="preserve">8 P.==##..%%%%==...E</w:t>
      </w:r>
    </w:p>
    <w:p>
      <w:pPr>
        <w:pStyle w:val="BodyText"/>
      </w:pPr>
      <w:r>
        <w:t xml:space="preserve">9 ..==============..</w:t>
      </w:r>
    </w:p>
    <w:p>
      <w:pPr>
        <w:pStyle w:val="BodyText"/>
      </w:pPr>
      <w:r>
        <w:t xml:space="preserve">10 ,,....##....~~~..,</w:t>
      </w:r>
    </w:p>
    <w:p>
      <w:pPr>
        <w:pStyle w:val="BodyText"/>
      </w:pPr>
      <w:r>
        <w:t xml:space="preserve">11 ,,,...##...~~~~..E</w:t>
      </w:r>
    </w:p>
    <w:p>
      <w:pPr>
        <w:pStyle w:val="BodyText"/>
      </w:pPr>
      <w:r>
        <w:t xml:space="preserve">Road cross for fast lateral movement, habblock clusters for 3★ cover, and the rubble field at rows 7–8 columns 8–11 — that is the collapse zone where the four mechs deploy. Bloom mat creeps in from the east edge, which is also where the spawn seams are.</w:t>
      </w:r>
    </w:p>
    <w:bookmarkEnd w:id="45"/>
    <w:bookmarkStart w:id="46" w:name="X362599932216d6c908202a6d8d67f1dbce1cb84"/>
    <w:p>
      <w:pPr>
        <w:pStyle w:val="Heading2"/>
      </w:pPr>
      <w:r>
        <w:rPr>
          <w:bCs/>
          <w:b/>
        </w:rPr>
        <w:t xml:space="preserve">10.2 The Bunker</w:t>
      </w:r>
    </w:p>
    <w:p>
      <w:pPr>
        <w:pStyle w:val="FirstParagraph"/>
      </w:pPr>
      <w:r>
        <w:rPr>
          <w:bCs/>
          <w:b/>
        </w:rPr>
        <w:t xml:space="preserve">map_bunker_01</w:t>
      </w:r>
      <w:r>
        <w:t xml:space="preserve"> · 18 × 12</w:t>
      </w:r>
    </w:p>
    <w:p>
      <w:pPr>
        <w:pStyle w:val="SourceCode"/>
      </w:pPr>
      <w:r>
        <w:rPr>
          <w:rStyle w:val="VerbatimChar"/>
        </w:rPr>
        <w:t xml:space="preserve">012345678901234567</w:t>
      </w:r>
    </w:p>
    <w:p>
      <w:pPr>
        <w:pStyle w:val="FirstParagraph"/>
      </w:pPr>
      <w:r>
        <w:t xml:space="preserve">0 ^^^^....%%%%....^^</w:t>
      </w:r>
    </w:p>
    <w:p>
      <w:pPr>
        <w:pStyle w:val="BodyText"/>
      </w:pPr>
      <w:r>
        <w:t xml:space="preserve">1 ^^^.....%%%.....^^</w:t>
      </w:r>
    </w:p>
    <w:p>
      <w:pPr>
        <w:pStyle w:val="BodyText"/>
      </w:pPr>
      <w:r>
        <w:t xml:space="preserve">2 ..................</w:t>
      </w:r>
    </w:p>
    <w:p>
      <w:pPr>
        <w:pStyle w:val="BodyText"/>
      </w:pPr>
      <w:r>
        <w:t xml:space="preserve">3 P.%%..BBB.BB..%%..</w:t>
      </w:r>
    </w:p>
    <w:p>
      <w:pPr>
        <w:pStyle w:val="BodyText"/>
      </w:pPr>
      <w:r>
        <w:t xml:space="preserve">4 P.%%..BHHHHB..%%..</w:t>
      </w:r>
    </w:p>
    <w:p>
      <w:pPr>
        <w:pStyle w:val="BodyText"/>
      </w:pPr>
      <w:r>
        <w:t xml:space="preserve">5 PP....BHHHHB....~E</w:t>
      </w:r>
    </w:p>
    <w:p>
      <w:pPr>
        <w:pStyle w:val="BodyText"/>
      </w:pPr>
      <w:r>
        <w:t xml:space="preserve">6 PP....BHHHHB....~E</w:t>
      </w:r>
    </w:p>
    <w:p>
      <w:pPr>
        <w:pStyle w:val="BodyText"/>
      </w:pPr>
      <w:r>
        <w:t xml:space="preserve">7 ..%%..BBB.BB..%%..</w:t>
      </w:r>
    </w:p>
    <w:p>
      <w:pPr>
        <w:pStyle w:val="BodyText"/>
      </w:pPr>
      <w:r>
        <w:t xml:space="preserve">8 ..%%....==....%%..</w:t>
      </w:r>
    </w:p>
    <w:p>
      <w:pPr>
        <w:pStyle w:val="BodyText"/>
      </w:pPr>
      <w:r>
        <w:t xml:space="preserve">9 ..................</w:t>
      </w:r>
    </w:p>
    <w:p>
      <w:pPr>
        <w:pStyle w:val="BodyText"/>
      </w:pPr>
      <w:r>
        <w:t xml:space="preserve">10 </w:t>
      </w:r>
      <w:r>
        <w:rPr>
          <w:strike/>
          <w:strike/>
        </w:rPr>
        <w:t xml:space="preserve">..%%%%%%..</w:t>
      </w:r>
    </w:p>
    <w:p>
      <w:pPr>
        <w:pStyle w:val="BodyText"/>
      </w:pPr>
      <w:r>
        <w:t xml:space="preserve">11 E~</w:t>
      </w:r>
      <w:r>
        <w:rPr>
          <w:strike/>
        </w:rPr>
        <w:t xml:space="preserve">..%%%%%%..</w:t>
      </w:r>
      <w:r>
        <w:t xml:space="preserve">~E</w:t>
      </w:r>
    </w:p>
    <w:p>
      <w:pPr>
        <w:pStyle w:val="BodyText"/>
      </w:pPr>
      <w:r>
        <w:t xml:space="preserve">A blockhouse at the centre holds the twelve hold-zone tiles. Its walls are the wall tile type — impassable to everything including flyers, unlike structure, which is merely slow — and the ring is broken by exactly two single-tile doorways, north and south, both at column 9. That is the entire tactical content of the map: a Tank standing in one doorway with overshield covering the Munti behind it is the intended solution, and the player should be able to find it without being told.</w:t>
      </w:r>
    </w:p>
    <w:bookmarkEnd w:id="46"/>
    <w:bookmarkStart w:id="47" w:name="Xe6c69d7c9eb377738162072c9f3524102b92b6d"/>
    <w:p>
      <w:pPr>
        <w:pStyle w:val="Heading2"/>
      </w:pPr>
      <w:r>
        <w:rPr>
          <w:bCs/>
          <w:b/>
        </w:rPr>
        <w:t xml:space="preserve">10.3 The Real Fight</w:t>
      </w:r>
    </w:p>
    <w:p>
      <w:pPr>
        <w:pStyle w:val="FirstParagraph"/>
      </w:pPr>
      <w:r>
        <w:rPr>
          <w:bCs/>
          <w:b/>
        </w:rPr>
        <w:t xml:space="preserve">map_attrition_01</w:t>
      </w:r>
      <w:r>
        <w:t xml:space="preserve"> · 20 × 12</w:t>
      </w:r>
    </w:p>
    <w:p>
      <w:pPr>
        <w:pStyle w:val="SourceCode"/>
      </w:pPr>
      <w:r>
        <w:rPr>
          <w:rStyle w:val="VerbatimChar"/>
        </w:rPr>
        <w:t xml:space="preserve">01234567890123456789</w:t>
      </w:r>
    </w:p>
    <w:p>
      <w:pPr>
        <w:pStyle w:val="FirstParagraph"/>
      </w:pPr>
      <w:r>
        <w:t xml:space="preserve">0 ,,,,......====......</w:t>
      </w:r>
    </w:p>
    <w:p>
      <w:pPr>
        <w:pStyle w:val="BodyText"/>
      </w:pPr>
      <w:r>
        <w:t xml:space="preserve">1 ,,,,......====......</w:t>
      </w:r>
    </w:p>
    <w:p>
      <w:pPr>
        <w:pStyle w:val="BodyText"/>
      </w:pPr>
      <w:r>
        <w:t xml:space="preserve">2 ..%%%%....====....%%</w:t>
      </w:r>
    </w:p>
    <w:p>
      <w:pPr>
        <w:pStyle w:val="BodyText"/>
      </w:pPr>
      <w:r>
        <w:t xml:space="preserve">3 ..%%%%....====....%%</w:t>
      </w:r>
    </w:p>
    <w:p>
      <w:pPr>
        <w:pStyle w:val="BodyText"/>
      </w:pPr>
      <w:r>
        <w:t xml:space="preserve">4 PP........====......</w:t>
      </w:r>
    </w:p>
    <w:p>
      <w:pPr>
        <w:pStyle w:val="BodyText"/>
      </w:pPr>
      <w:r>
        <w:t xml:space="preserve">5 PP..##....====....##</w:t>
      </w:r>
    </w:p>
    <w:p>
      <w:pPr>
        <w:pStyle w:val="BodyText"/>
      </w:pPr>
      <w:r>
        <w:t xml:space="preserve">6 PP..##....====....##</w:t>
      </w:r>
    </w:p>
    <w:p>
      <w:pPr>
        <w:pStyle w:val="BodyText"/>
      </w:pPr>
      <w:r>
        <w:t xml:space="preserve">7 ..........====......</w:t>
      </w:r>
    </w:p>
    <w:p>
      <w:pPr>
        <w:pStyle w:val="BodyText"/>
      </w:pPr>
      <w:r>
        <w:t xml:space="preserve">8 ..~~~~....====....~~</w:t>
      </w:r>
    </w:p>
    <w:p>
      <w:pPr>
        <w:pStyle w:val="BodyText"/>
      </w:pPr>
      <w:r>
        <w:t xml:space="preserve">9 ..~~~~....====....~~</w:t>
      </w:r>
    </w:p>
    <w:p>
      <w:pPr>
        <w:pStyle w:val="BodyText"/>
      </w:pPr>
      <w:r>
        <w:t xml:space="preserve">10 ^^^~</w:t>
      </w:r>
      <w:r>
        <w:rPr>
          <w:strike/>
        </w:rPr>
        <w:t xml:space="preserve">........</w:t>
      </w:r>
      <w:r>
        <w:t xml:space="preserve">~^^^</w:t>
      </w:r>
    </w:p>
    <w:p>
      <w:pPr>
        <w:pStyle w:val="BodyText"/>
      </w:pPr>
      <w:r>
        <w:t xml:space="preserve">11 ^^^</w:t>
      </w:r>
      <w:r>
        <w:rPr>
          <w:strike/>
        </w:rPr>
        <w:t xml:space="preserve">E........E</w:t>
      </w:r>
      <w:r>
        <w:t xml:space="preserve">^^^</w:t>
      </w:r>
    </w:p>
    <w:p>
      <w:pPr>
        <w:pStyle w:val="BodyText"/>
      </w:pPr>
      <w:r>
        <w:t xml:space="preserve">Deliberately symmetric and open. No gimmick — this is the mission that tests whether the core combat is fun with nothing propping it up. The ridge lines at the south corners are the only strong ground, and the Sirenmaws ignore all of it, which is the point.</w:t>
      </w:r>
    </w:p>
    <w:bookmarkEnd w:id="47"/>
    <w:bookmarkStart w:id="48" w:name="Xa5cc3f7a259a58c1234f74388b73c055ddf2597"/>
    <w:p>
      <w:pPr>
        <w:pStyle w:val="Heading2"/>
      </w:pPr>
      <w:r>
        <w:rPr>
          <w:bCs/>
          <w:b/>
        </w:rPr>
        <w:t xml:space="preserve">10.4 The Sessile Tomb</w:t>
      </w:r>
    </w:p>
    <w:p>
      <w:pPr>
        <w:pStyle w:val="FirstParagraph"/>
      </w:pPr>
      <w:r>
        <w:rPr>
          <w:bCs/>
          <w:b/>
        </w:rPr>
        <w:t xml:space="preserve">map_sessile_tomb</w:t>
      </w:r>
      <w:r>
        <w:t xml:space="preserve"> · 20 × 12</w:t>
      </w:r>
    </w:p>
    <w:p>
      <w:pPr>
        <w:pStyle w:val="SourceCode"/>
      </w:pPr>
      <w:r>
        <w:rPr>
          <w:rStyle w:val="VerbatimChar"/>
        </w:rPr>
        <w:t xml:space="preserve">01234567890123456789</w:t>
      </w:r>
    </w:p>
    <w:p>
      <w:pPr>
        <w:pStyle w:val="FirstParagraph"/>
      </w:pPr>
      <w:r>
        <w:t xml:space="preserve">0 ^^^^^^~~~~~~~~^^^^^^</w:t>
      </w:r>
    </w:p>
    <w:p>
      <w:pPr>
        <w:pStyle w:val="BodyText"/>
      </w:pPr>
      <w:r>
        <w:t xml:space="preserve">1 ^^^^^~~~~~~~~~~^^^^^</w:t>
      </w:r>
    </w:p>
    <w:p>
      <w:pPr>
        <w:pStyle w:val="BodyText"/>
      </w:pPr>
      <w:r>
        <w:t xml:space="preserve">2 ^^^..~~~~~~~~~~..^^^</w:t>
      </w:r>
    </w:p>
    <w:p>
      <w:pPr>
        <w:pStyle w:val="BodyText"/>
      </w:pPr>
      <w:r>
        <w:t xml:space="preserve">3 PP...</w:t>
      </w:r>
      <w:r>
        <w:rPr>
          <w:strike/>
        </w:rPr>
        <w:t xml:space="preserve">%%%%%%</w:t>
      </w:r>
      <w:r>
        <w:t xml:space="preserve">...XX</w:t>
      </w:r>
    </w:p>
    <w:p>
      <w:pPr>
        <w:pStyle w:val="BodyText"/>
      </w:pPr>
      <w:r>
        <w:t xml:space="preserve">4 PP...</w:t>
      </w:r>
      <w:r>
        <w:rPr>
          <w:strike/>
        </w:rPr>
        <w:t xml:space="preserve">%#EE#%</w:t>
      </w:r>
      <w:r>
        <w:t xml:space="preserve">...XX</w:t>
      </w:r>
    </w:p>
    <w:p>
      <w:pPr>
        <w:pStyle w:val="BodyText"/>
      </w:pPr>
      <w:r>
        <w:t xml:space="preserve">5 PP..~</w:t>
      </w:r>
      <w:r>
        <w:rPr>
          <w:strike/>
        </w:rPr>
        <w:t xml:space="preserve">%#EE#%</w:t>
      </w:r>
      <w:r>
        <w:t xml:space="preserve">~..XX</w:t>
      </w:r>
    </w:p>
    <w:p>
      <w:pPr>
        <w:pStyle w:val="BodyText"/>
      </w:pPr>
      <w:r>
        <w:t xml:space="preserve">6 ....~</w:t>
      </w:r>
      <w:r>
        <w:rPr>
          <w:strike/>
        </w:rPr>
        <w:t xml:space="preserve">%#EE#%</w:t>
      </w:r>
      <w:r>
        <w:t xml:space="preserve">~....</w:t>
      </w:r>
    </w:p>
    <w:p>
      <w:pPr>
        <w:pStyle w:val="BodyText"/>
      </w:pPr>
      <w:r>
        <w:t xml:space="preserve">7 ..~</w:t>
      </w:r>
      <w:r>
        <w:rPr>
          <w:strike/>
          <w:strike/>
        </w:rPr>
        <w:t xml:space="preserve">%%%%%%</w:t>
      </w:r>
      <w:r>
        <w:t xml:space="preserve">~..</w:t>
      </w:r>
    </w:p>
    <w:p>
      <w:pPr>
        <w:pStyle w:val="BodyText"/>
      </w:pPr>
      <w:r>
        <w:t xml:space="preserve">8 ..~~~~~~~~~~~~~~~~..</w:t>
      </w:r>
    </w:p>
    <w:p>
      <w:pPr>
        <w:pStyle w:val="BodyText"/>
      </w:pPr>
      <w:r>
        <w:t xml:space="preserve">9 ^^..~~~~~~~~~~~~..^^</w:t>
      </w:r>
    </w:p>
    <w:p>
      <w:pPr>
        <w:pStyle w:val="BodyText"/>
      </w:pPr>
      <w:r>
        <w:t xml:space="preserve">10 ^^^..</w:t>
      </w:r>
      <w:r>
        <w:rPr>
          <w:strike/>
        </w:rPr>
        <w:t xml:space="preserve">E~~~~E</w:t>
      </w:r>
      <w:r>
        <w:t xml:space="preserve">..^^^</w:t>
      </w:r>
    </w:p>
    <w:p>
      <w:pPr>
        <w:pStyle w:val="BodyText"/>
      </w:pPr>
      <w:r>
        <w:t xml:space="preserve">11 ^^^^^..~~~~~~..^^^^^</w:t>
      </w:r>
    </w:p>
    <w:p>
      <w:pPr>
        <w:pStyle w:val="BodyText"/>
      </w:pPr>
      <w:r>
        <w:t xml:space="preserve">A ridge bowl almost entirely floored with bloom mat, so movement costs double nearly everywhere and standing still costs 5 HP a turn. The Heartwood sits inside the structure core — rows 4–6, columns 9–10, with the walls at columns 8 and 11. Extraction tiles on the east edge. This map punishes a slow party, which is what makes the Tank a liability here and the Meeps finally worth its fragility.</w:t>
      </w:r>
    </w:p>
    <w:bookmarkEnd w:id="48"/>
    <w:bookmarkStart w:id="49" w:name="Xfbbd68ec356003bc30e296c42d45d4b08ee3844"/>
    <w:p>
      <w:pPr>
        <w:pStyle w:val="Heading2"/>
      </w:pPr>
      <w:r>
        <w:rPr>
          <w:bCs/>
          <w:b/>
        </w:rPr>
        <w:t xml:space="preserve">10.5 TypeScript</w:t>
      </w:r>
    </w:p>
    <w:p>
      <w:pPr>
        <w:pStyle w:val="FirstParagraph"/>
      </w:pPr>
      <w:r>
        <w:t xml:space="preserve">The tile arrays are long and mechanical. Generate them once from the ASCII above and commit the output — do not keep a generator in the build. A one-off script that turns the design document's ASCII into maps.ts is the right amount of tooling; a runtime parser is not.</w:t>
      </w:r>
    </w:p>
    <w:p>
      <w:pPr>
        <w:pStyle w:val="BodyText"/>
      </w:pPr>
      <w:r>
        <w:t xml:space="preserve">export const map_city_sweep_01: MapDefinition = {</w:t>
      </w:r>
    </w:p>
    <w:p>
      <w:pPr>
        <w:pStyle w:val="BodyText"/>
      </w:pPr>
      <w:r>
        <w:t xml:space="preserve">id: "map_city_sweep_01",</w:t>
      </w:r>
    </w:p>
    <w:p>
      <w:pPr>
        <w:pStyle w:val="BodyText"/>
      </w:pPr>
      <w:r>
        <w:t xml:space="preserve">name: "The City Sweep",</w:t>
      </w:r>
    </w:p>
    <w:p>
      <w:pPr>
        <w:pStyle w:val="BodyText"/>
      </w:pPr>
      <w:r>
        <w:t xml:space="preserve">width: 18, height: 12,</w:t>
      </w:r>
    </w:p>
    <w:p>
      <w:pPr>
        <w:pStyle w:val="BodyText"/>
      </w:pPr>
      <w:r>
        <w:t xml:space="preserve">tiles: [</w:t>
      </w:r>
    </w:p>
    <w:p>
      <w:pPr>
        <w:pStyle w:val="SourceCode"/>
      </w:pPr>
      <w:r>
        <w:rPr>
          <w:rStyle w:val="VerbatimChar"/>
        </w:rPr>
        <w:t xml:space="preserve">["scrub","scrub","scrub","plain","plain","structure","structure",</w:t>
      </w:r>
      <w:r>
        <w:br/>
        <w:br/>
      </w:r>
      <w:r>
        <w:rPr>
          <w:rStyle w:val="VerbatimChar"/>
        </w:rPr>
        <w:t xml:space="preserve"> "plain","plain","rubble","rubble","plain","plain","ridge","ridge",</w:t>
      </w:r>
      <w:r>
        <w:br/>
        <w:br/>
      </w:r>
      <w:r>
        <w:rPr>
          <w:rStyle w:val="VerbatimChar"/>
        </w:rPr>
        <w:t xml:space="preserve"> "ridge","ridge","ridge"],</w:t>
      </w:r>
      <w:r>
        <w:br/>
        <w:br/>
      </w:r>
      <w:r>
        <w:rPr>
          <w:rStyle w:val="VerbatimChar"/>
        </w:rPr>
        <w:t xml:space="preserve">// ... 11 more rows, one per ASCII line</w:t>
      </w:r>
    </w:p>
    <w:p>
      <w:pPr>
        <w:pStyle w:val="FirstParagraph"/>
      </w:pPr>
      <w:r>
        <w:t xml:space="preserve">],</w:t>
      </w:r>
    </w:p>
    <w:p>
      <w:pPr>
        <w:pStyle w:val="BodyText"/>
      </w:pPr>
      <w:r>
        <w:t xml:space="preserve">deployZones: {</w:t>
      </w:r>
    </w:p>
    <w:p>
      <w:pPr>
        <w:pStyle w:val="SourceCode"/>
      </w:pPr>
      <w:r>
        <w:rPr>
          <w:rStyle w:val="VerbatimChar"/>
        </w:rPr>
        <w:t xml:space="preserve">player: [{x:0,y:4},{x:0,y:5},{x:1,y:5},{x:0,y:6},{x:0,y:7},</w:t>
      </w:r>
      <w:r>
        <w:br/>
        <w:br/>
      </w:r>
      <w:r>
        <w:rPr>
          <w:rStyle w:val="VerbatimChar"/>
        </w:rPr>
        <w:t xml:space="preserve">         {x:1,y:7},{x:0,y:8}],</w:t>
      </w:r>
      <w:r>
        <w:br/>
        <w:br/>
      </w:r>
      <w:r>
        <w:rPr>
          <w:rStyle w:val="VerbatimChar"/>
        </w:rPr>
        <w:t xml:space="preserve">enemy:  [{x:17,y:7},{x:17,y:8},{x:17,y:11}],</w:t>
      </w:r>
    </w:p>
    <w:p>
      <w:pPr>
        <w:pStyle w:val="FirstParagraph"/>
      </w:pPr>
      <w:r>
        <w:t xml:space="preserve">},</w:t>
      </w:r>
    </w:p>
    <w:p>
      <w:pPr>
        <w:pStyle w:val="BodyText"/>
      </w:pPr>
      <w:r>
        <w:t xml:space="preserve">};</w:t>
      </w:r>
    </w:p>
    <w:bookmarkEnd w:id="49"/>
    <w:bookmarkEnd w:id="50"/>
    <w:bookmarkStart w:id="56" w:name="Xa810c672c5abf96729593e813eff6eb53c4caed"/>
    <w:p>
      <w:pPr>
        <w:pStyle w:val="Heading1"/>
      </w:pPr>
      <w:r>
        <w:rPr>
          <w:bCs/>
          <w:b/>
        </w:rPr>
        <w:t xml:space="preserve">11. Campaign missions</w:t>
      </w:r>
    </w:p>
    <w:p>
      <w:pPr>
        <w:pStyle w:val="FirstParagraph"/>
      </w:pPr>
      <w:r>
        <w:t xml:space="preserve">File: src/data/campaign.ts. Four missions. Every scripted moment is a MissionEvent rather than a special case in the battle code — that is the constraint from GDD §13 being honoured at the only point where it is actually tempting to break it.</w:t>
      </w:r>
    </w:p>
    <w:bookmarkStart w:id="51" w:name="X459fd1b06fd5ce2be55551b7255b846731a1b01"/>
    <w:p>
      <w:pPr>
        <w:pStyle w:val="Heading2"/>
      </w:pPr>
      <w:r>
        <w:rPr>
          <w:bCs/>
          <w:b/>
        </w:rPr>
        <w:t xml:space="preserve">11.1 Briefings</w:t>
      </w:r>
    </w:p>
    <w:p>
      <w:pPr>
        <w:pStyle w:val="FirstParagraph"/>
      </w:pPr>
      <w:r>
        <w:t xml:space="preserve">Short, procedural, in-fiction. They state the task and nothing else. None of them tells the player how to feel about anything.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Mission</w:t>
            </w:r>
          </w:p>
        </w:tc>
        <w:tc>
          <w:tcPr/>
          <w:p>
            <w:pPr>
              <w:pStyle w:val="Compact"/>
              <w:jc w:val="left"/>
            </w:pPr>
            <w:r>
              <w:rPr>
                <w:bCs/>
                <w:b/>
              </w:rPr>
              <w:t xml:space="preserve">Briefing text</w:t>
            </w:r>
          </w:p>
        </w:tc>
      </w:tr>
      <w:tr>
        <w:tc>
          <w:tcPr/>
          <w:p>
            <w:pPr>
              <w:pStyle w:val="Compact"/>
              <w:jc w:val="left"/>
            </w:pPr>
            <w:r>
              <w:t xml:space="preserve">1a</w:t>
            </w:r>
          </w:p>
        </w:tc>
        <w:tc>
          <w:tcPr/>
          <w:p>
            <w:pPr>
              <w:pStyle w:val="Compact"/>
              <w:jc w:val="left"/>
            </w:pPr>
            <w:r>
              <w:rPr>
                <w:iCs/>
                <w:i/>
              </w:rPr>
              <w:t xml:space="preserve">"</w:t>
            </w:r>
            <w:r>
              <w:rPr>
                <w:bCs/>
                <w:b/>
                <w:iCs/>
                <w:i/>
              </w:rPr>
              <w:t xml:space="preserve">Sector</w:t>
            </w:r>
            <w:r>
              <w:rPr>
                <w:iCs/>
                <w:i/>
              </w:rPr>
              <w:t xml:space="preserve">'</w:t>
            </w:r>
            <w:r>
              <w:rPr>
                <w:bCs/>
                <w:b/>
                <w:iCs/>
                <w:i/>
              </w:rPr>
              <w:t xml:space="preserve">s been quiet four days. Command wants it walked. Standard sweep pattern, five up. Anything that moves and isn</w:t>
            </w:r>
            <w:r>
              <w:rPr>
                <w:iCs/>
                <w:i/>
              </w:rPr>
              <w:t xml:space="preserve">'</w:t>
            </w:r>
            <w:r>
              <w:rPr>
                <w:bCs/>
                <w:b/>
                <w:iCs/>
                <w:i/>
              </w:rPr>
              <w:t xml:space="preserve">t us, you put it down.</w:t>
            </w:r>
            <w:r>
              <w:rPr>
                <w:iCs/>
                <w:i/>
              </w:rPr>
              <w:t xml:space="preserve">"</w:t>
            </w:r>
          </w:p>
        </w:tc>
      </w:tr>
      <w:tr>
        <w:tc>
          <w:tcPr/>
          <w:p>
            <w:pPr>
              <w:pStyle w:val="Compact"/>
              <w:jc w:val="left"/>
            </w:pPr>
            <w:r>
              <w:t xml:space="preserve">1b</w:t>
            </w:r>
          </w:p>
        </w:tc>
        <w:tc>
          <w:tcPr/>
          <w:p>
            <w:pPr>
              <w:pStyle w:val="Compact"/>
              <w:jc w:val="left"/>
            </w:pPr>
            <w:r>
              <w:rPr>
                <w:iCs/>
                <w:i/>
              </w:rPr>
              <w:t xml:space="preserve">"</w:t>
            </w:r>
            <w:r>
              <w:rPr>
                <w:bCs/>
                <w:b/>
                <w:iCs/>
                <w:i/>
              </w:rPr>
              <w:t xml:space="preserve">Hold the site until the survey team clears out. Six turns. Nothing complicated.</w:t>
            </w:r>
            <w:r>
              <w:rPr>
                <w:iCs/>
                <w:i/>
              </w:rPr>
              <w:t xml:space="preserve">"</w:t>
            </w:r>
          </w:p>
        </w:tc>
      </w:tr>
      <w:tr>
        <w:tc>
          <w:tcPr/>
          <w:p>
            <w:pPr>
              <w:pStyle w:val="Compact"/>
              <w:jc w:val="left"/>
            </w:pPr>
            <w:r>
              <w:t xml:space="preserve">2</w:t>
            </w:r>
          </w:p>
        </w:tc>
        <w:tc>
          <w:tcPr/>
          <w:p>
            <w:pPr>
              <w:pStyle w:val="Compact"/>
              <w:jc w:val="left"/>
            </w:pPr>
            <w:r>
              <w:rPr>
                <w:iCs/>
                <w:i/>
              </w:rPr>
              <w:t xml:space="preserve">"</w:t>
            </w:r>
            <w:r>
              <w:rPr>
                <w:bCs/>
                <w:b/>
                <w:iCs/>
                <w:i/>
              </w:rPr>
              <w:t xml:space="preserve">Heavier concentration than the scans showed. Nothing to be clever about — go through it.</w:t>
            </w:r>
            <w:r>
              <w:rPr>
                <w:iCs/>
                <w:i/>
              </w:rPr>
              <w:t xml:space="preserve">"</w:t>
            </w:r>
          </w:p>
        </w:tc>
      </w:tr>
      <w:tr>
        <w:tc>
          <w:tcPr/>
          <w:p>
            <w:pPr>
              <w:pStyle w:val="Compact"/>
              <w:jc w:val="left"/>
            </w:pPr>
            <w:r>
              <w:t xml:space="preserve">3</w:t>
            </w:r>
          </w:p>
        </w:tc>
        <w:tc>
          <w:tcPr/>
          <w:p>
            <w:pPr>
              <w:pStyle w:val="Compact"/>
              <w:jc w:val="left"/>
            </w:pPr>
            <w:r>
              <w:rPr>
                <w:iCs/>
                <w:i/>
              </w:rPr>
              <w:t xml:space="preserve">"</w:t>
            </w:r>
            <w:r>
              <w:rPr>
                <w:bCs/>
                <w:b/>
                <w:iCs/>
                <w:i/>
              </w:rPr>
              <w:t xml:space="preserve">Deep structure, sessile growth, no movement on any sweep we</w:t>
            </w:r>
            <w:r>
              <w:rPr>
                <w:iCs/>
                <w:i/>
              </w:rPr>
              <w:t xml:space="preserve">'</w:t>
            </w:r>
            <w:r>
              <w:rPr>
                <w:bCs/>
                <w:b/>
                <w:iCs/>
                <w:i/>
              </w:rPr>
              <w:t xml:space="preserve">ve run. Survey wants a look inside. In, confirm, out.</w:t>
            </w:r>
            <w:r>
              <w:rPr>
                <w:iCs/>
                <w:i/>
              </w:rPr>
              <w:t xml:space="preserve">"</w:t>
            </w:r>
          </w:p>
        </w:tc>
      </w:tr>
    </w:tbl>
    <w:p>
      <w:pPr>
        <w:pStyle w:val="BodyText"/>
      </w:pPr>
      <w:r>
        <w:t xml:space="preserve">Mission 1b's briefing is the load-bearing one. It is four flat sentences about a routine task, and it is the only thing the game ever says about a mission whose weight the player is expected to work out on their own. Do not add to it. A single extra clause of atmosphere would do the narrating the discipline exists to prevent.</w:t>
      </w:r>
    </w:p>
    <w:bookmarkEnd w:id="51"/>
    <w:bookmarkStart w:id="52" w:name="X445cd48e4499c5db09d9d08a2862dd8d6d9b31a"/>
    <w:p>
      <w:pPr>
        <w:pStyle w:val="Heading2"/>
      </w:pPr>
      <w:r>
        <w:rPr>
          <w:bCs/>
          <w:b/>
        </w:rPr>
        <w:t xml:space="preserve">11.2 Mission table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Mission</w:t>
            </w:r>
          </w:p>
        </w:tc>
        <w:tc>
          <w:tcPr/>
          <w:p>
            <w:pPr>
              <w:pStyle w:val="Compact"/>
              <w:jc w:val="left"/>
            </w:pPr>
            <w:r>
              <w:rPr>
                <w:bCs/>
                <w:b/>
              </w:rPr>
              <w:t xml:space="preserve">Objective</w:t>
            </w:r>
          </w:p>
        </w:tc>
        <w:tc>
          <w:tcPr/>
          <w:p>
            <w:pPr>
              <w:pStyle w:val="Compact"/>
              <w:jc w:val="left"/>
            </w:pPr>
            <w:r>
              <w:rPr>
                <w:bCs/>
                <w:b/>
              </w:rPr>
              <w:t xml:space="preserve">Limit</w:t>
            </w:r>
          </w:p>
        </w:tc>
        <w:tc>
          <w:tcPr/>
          <w:p>
            <w:pPr>
              <w:pStyle w:val="Compact"/>
              <w:jc w:val="left"/>
            </w:pPr>
            <w:r>
              <w:rPr>
                <w:bCs/>
                <w:b/>
              </w:rPr>
              <w:t xml:space="preserve">Enemies</w:t>
            </w:r>
          </w:p>
        </w:tc>
        <w:tc>
          <w:tcPr/>
          <w:p>
            <w:pPr>
              <w:pStyle w:val="Compact"/>
              <w:jc w:val="left"/>
            </w:pPr>
            <w:r>
              <w:rPr>
                <w:bCs/>
                <w:b/>
              </w:rPr>
              <w:t xml:space="preserve">Heirloom</w:t>
            </w:r>
          </w:p>
        </w:tc>
        <w:tc>
          <w:tcPr/>
          <w:p>
            <w:pPr>
              <w:pStyle w:val="Compact"/>
              <w:jc w:val="left"/>
            </w:pPr>
            <w:r>
              <w:rPr>
                <w:bCs/>
                <w:b/>
              </w:rPr>
              <w:t xml:space="preserve">Reward</w:t>
            </w:r>
          </w:p>
        </w:tc>
      </w:tr>
      <w:tr>
        <w:tc>
          <w:tcPr/>
          <w:p>
            <w:pPr>
              <w:pStyle w:val="Compact"/>
              <w:jc w:val="left"/>
            </w:pPr>
            <w:r>
              <w:t xml:space="preserve">1a — The City Sweep</w:t>
            </w:r>
          </w:p>
        </w:tc>
        <w:tc>
          <w:tcPr/>
          <w:p>
            <w:pPr>
              <w:pStyle w:val="Compact"/>
              <w:jc w:val="left"/>
            </w:pPr>
            <w:r>
              <w:t xml:space="preserve">eliminate_all</w:t>
            </w:r>
          </w:p>
        </w:tc>
        <w:tc>
          <w:tcPr/>
          <w:p>
            <w:pPr>
              <w:pStyle w:val="Compact"/>
              <w:jc w:val="left"/>
            </w:pPr>
            <w:r>
              <w:t xml:space="preserve">12</w:t>
            </w:r>
          </w:p>
        </w:tc>
        <w:tc>
          <w:tcPr/>
          <w:p>
            <w:pPr>
              <w:pStyle w:val="Compact"/>
              <w:jc w:val="left"/>
            </w:pPr>
            <w:r>
              <w:t xml:space="preserve">10 Crawlmass, 3 Splitfang, then 4 hostile mechs</w:t>
            </w:r>
          </w:p>
        </w:tc>
        <w:tc>
          <w:tcPr/>
          <w:p>
            <w:pPr>
              <w:pStyle w:val="Compact"/>
              <w:jc w:val="left"/>
            </w:pPr>
            <w:r>
              <w:t xml:space="preserve">locked</w:t>
            </w:r>
          </w:p>
        </w:tc>
        <w:tc>
          <w:tcPr/>
          <w:p>
            <w:pPr>
              <w:pStyle w:val="Compact"/>
              <w:jc w:val="left"/>
            </w:pPr>
            <w:r>
              <w:t xml:space="preserve">120</w:t>
            </w:r>
          </w:p>
        </w:tc>
      </w:tr>
      <w:tr>
        <w:tc>
          <w:tcPr/>
          <w:p>
            <w:pPr>
              <w:pStyle w:val="Compact"/>
              <w:jc w:val="left"/>
            </w:pPr>
            <w:r>
              <w:t xml:space="preserve">1b — The Bunker</w:t>
            </w:r>
          </w:p>
        </w:tc>
        <w:tc>
          <w:tcPr/>
          <w:p>
            <w:pPr>
              <w:pStyle w:val="Compact"/>
              <w:jc w:val="left"/>
            </w:pPr>
            <w:r>
              <w:t xml:space="preserve">hold_zone (6)</w:t>
            </w:r>
          </w:p>
        </w:tc>
        <w:tc>
          <w:tcPr/>
          <w:p>
            <w:pPr>
              <w:pStyle w:val="Compact"/>
              <w:jc w:val="left"/>
            </w:pPr>
            <w:r>
              <w:t xml:space="preserve">10</w:t>
            </w:r>
          </w:p>
        </w:tc>
        <w:tc>
          <w:tcPr/>
          <w:p>
            <w:pPr>
              <w:pStyle w:val="Compact"/>
              <w:jc w:val="left"/>
            </w:pPr>
            <w:r>
              <w:t xml:space="preserve">Waves: Crawlmass ×8, Splitfang ×4, 1 Gallcyst</w:t>
            </w:r>
          </w:p>
        </w:tc>
        <w:tc>
          <w:tcPr/>
          <w:p>
            <w:pPr>
              <w:pStyle w:val="Compact"/>
              <w:jc w:val="left"/>
            </w:pPr>
            <w:r>
              <w:t xml:space="preserve">locked</w:t>
            </w:r>
          </w:p>
        </w:tc>
        <w:tc>
          <w:tcPr/>
          <w:p>
            <w:pPr>
              <w:pStyle w:val="Compact"/>
              <w:jc w:val="left"/>
            </w:pPr>
            <w:r>
              <w:t xml:space="preserve">140</w:t>
            </w:r>
          </w:p>
        </w:tc>
      </w:tr>
      <w:tr>
        <w:tc>
          <w:tcPr/>
          <w:p>
            <w:pPr>
              <w:pStyle w:val="Compact"/>
              <w:jc w:val="left"/>
            </w:pPr>
            <w:r>
              <w:t xml:space="preserve">2 — The Real Fight</w:t>
            </w:r>
          </w:p>
        </w:tc>
        <w:tc>
          <w:tcPr/>
          <w:p>
            <w:pPr>
              <w:pStyle w:val="Compact"/>
              <w:jc w:val="left"/>
            </w:pPr>
            <w:r>
              <w:t xml:space="preserve">eliminate_all</w:t>
            </w:r>
          </w:p>
        </w:tc>
        <w:tc>
          <w:tcPr/>
          <w:p>
            <w:pPr>
              <w:pStyle w:val="Compact"/>
              <w:jc w:val="left"/>
            </w:pPr>
            <w:r>
              <w:t xml:space="preserve">14</w:t>
            </w:r>
          </w:p>
        </w:tc>
        <w:tc>
          <w:tcPr/>
          <w:p>
            <w:pPr>
              <w:pStyle w:val="Compact"/>
              <w:jc w:val="left"/>
            </w:pPr>
            <w:r>
              <w:t xml:space="preserve">8 Crawlmass, 5 Splitfang, 2 Sporethrower, 2 Sirenmaw</w:t>
            </w:r>
          </w:p>
        </w:tc>
        <w:tc>
          <w:tcPr/>
          <w:p>
            <w:pPr>
              <w:pStyle w:val="Compact"/>
              <w:jc w:val="left"/>
            </w:pPr>
            <w:r>
              <w:rPr>
                <w:bCs/>
                <w:b/>
              </w:rPr>
              <w:t xml:space="preserve">visible_capped</w:t>
            </w:r>
          </w:p>
        </w:tc>
        <w:tc>
          <w:tcPr/>
          <w:p>
            <w:pPr>
              <w:pStyle w:val="Compact"/>
              <w:jc w:val="left"/>
            </w:pPr>
            <w:r>
              <w:t xml:space="preserve">160</w:t>
            </w:r>
          </w:p>
        </w:tc>
      </w:tr>
      <w:tr>
        <w:tc>
          <w:tcPr/>
          <w:p>
            <w:pPr>
              <w:pStyle w:val="Compact"/>
              <w:jc w:val="left"/>
            </w:pPr>
            <w:r>
              <w:t xml:space="preserve">3 — The Sessile Tomb</w:t>
            </w:r>
          </w:p>
        </w:tc>
        <w:tc>
          <w:tcPr/>
          <w:p>
            <w:pPr>
              <w:pStyle w:val="Compact"/>
              <w:jc w:val="left"/>
            </w:pPr>
            <w:r>
              <w:t xml:space="preserve">extract_unit</w:t>
            </w:r>
          </w:p>
        </w:tc>
        <w:tc>
          <w:tcPr/>
          <w:p>
            <w:pPr>
              <w:pStyle w:val="Compact"/>
              <w:jc w:val="left"/>
            </w:pPr>
            <w:r>
              <w:t xml:space="preserve">16</w:t>
            </w:r>
          </w:p>
        </w:tc>
        <w:tc>
          <w:tcPr/>
          <w:p>
            <w:pPr>
              <w:pStyle w:val="Compact"/>
              <w:jc w:val="left"/>
            </w:pPr>
            <w:r>
              <w:t xml:space="preserve">Heartwood, 4 Undertow burrowed, 2 Gallcyst, adds every 2 turns</w:t>
            </w:r>
          </w:p>
        </w:tc>
        <w:tc>
          <w:tcPr/>
          <w:p>
            <w:pPr>
              <w:pStyle w:val="Compact"/>
              <w:jc w:val="left"/>
            </w:pPr>
            <w:r>
              <w:rPr>
                <w:bCs/>
                <w:b/>
              </w:rPr>
              <w:t xml:space="preserve">available</w:t>
            </w:r>
          </w:p>
        </w:tc>
        <w:tc>
          <w:tcPr/>
          <w:p>
            <w:pPr>
              <w:pStyle w:val="Compact"/>
              <w:jc w:val="left"/>
            </w:pPr>
            <w:r>
              <w:t xml:space="preserve">200</w:t>
            </w:r>
          </w:p>
        </w:tc>
      </w:tr>
    </w:tbl>
    <w:p>
      <w:pPr>
        <w:pStyle w:val="BodyText"/>
      </w:pPr>
      <w:r>
        <w:t xml:space="preserve">Base rewards total 620. Performance bonuses (§12.3) add roughly 80–160 for a competent run, so the slice pays out 700–780 — the range the shop in GDD §6.4 is priced against. At 290 per pilot for G→D, that is two pilots fully upgraded with change, or one upgrade and a substantially deeper Loadout bench.</w:t>
      </w:r>
    </w:p>
    <w:p>
      <w:pPr>
        <w:pStyle w:val="BodyText"/>
      </w:pPr>
      <w:r>
        <w:rPr>
          <w:iCs/>
          <w:i/>
        </w:rPr>
        <w:t xml:space="preserve">Note on the Heirloom column above: this Team One vertical slice was never built, so "visible_capped" here is the original design intent for this specific slice, not a claim about the shipped game. §11.5 below records what the shipped engine actually does — a flat charge rate with no throttled mission state at all.</w:t>
      </w:r>
    </w:p>
    <w:bookmarkEnd w:id="52"/>
    <w:bookmarkStart w:id="53" w:name="X95aa932ea2557c3c05544156714d08e510a770f"/>
    <w:p>
      <w:pPr>
        <w:pStyle w:val="Heading2"/>
      </w:pPr>
      <w:r>
        <w:rPr>
          <w:bCs/>
          <w:b/>
        </w:rPr>
        <w:t xml:space="preserve">11.3 Mission 1a — the collapse event</w:t>
      </w:r>
    </w:p>
    <w:p>
      <w:pPr>
        <w:pStyle w:val="FirstParagraph"/>
      </w:pPr>
      <w:r>
        <w:t xml:space="preserve">The ambush fires on whichever comes first: turn 4, or a player unit entering the rubble field. Two events sharing a guardGroup so exactly one of them ever resolves.</w:t>
      </w:r>
    </w:p>
    <w:p>
      <w:pPr>
        <w:pStyle w:val="BodyText"/>
      </w:pPr>
      <w:r>
        <w:t xml:space="preserve">events: [</w:t>
      </w:r>
    </w:p>
    <w:p>
      <w:pPr>
        <w:pStyle w:val="BodyText"/>
      </w:pPr>
      <w:r>
        <w:t xml:space="preserve">{</w:t>
      </w:r>
    </w:p>
    <w:p>
      <w:pPr>
        <w:pStyle w:val="SourceCode"/>
      </w:pPr>
      <w:r>
        <w:rPr>
          <w:rStyle w:val="VerbatimChar"/>
        </w:rPr>
        <w:t xml:space="preserve">id: "ev_collapse_turn",</w:t>
      </w:r>
      <w:r>
        <w:br/>
        <w:br/>
      </w:r>
      <w:r>
        <w:rPr>
          <w:rStyle w:val="VerbatimChar"/>
        </w:rPr>
        <w:t xml:space="preserve">trigger: { type: "turn_start", turn: 4 },</w:t>
      </w:r>
      <w:r>
        <w:br/>
        <w:br/>
      </w:r>
      <w:r>
        <w:rPr>
          <w:rStyle w:val="VerbatimChar"/>
        </w:rPr>
        <w:t xml:space="preserve">action: { type: "spawn",</w:t>
      </w:r>
      <w:r>
        <w:br/>
        <w:br/>
      </w:r>
      <w:r>
        <w:rPr>
          <w:rStyle w:val="VerbatimChar"/>
        </w:rPr>
        <w:t xml:space="preserve">          archetypeIds: ["hostile_mech_01","hostile_mech_02",</w:t>
      </w:r>
      <w:r>
        <w:br/>
        <w:br/>
      </w:r>
      <w:r>
        <w:rPr>
          <w:rStyle w:val="VerbatimChar"/>
        </w:rPr>
        <w:t xml:space="preserve">                         "hostile_mech_03","hostile_mech_04"],</w:t>
      </w:r>
      <w:r>
        <w:br/>
        <w:br/>
      </w:r>
      <w:r>
        <w:rPr>
          <w:rStyle w:val="VerbatimChar"/>
        </w:rPr>
        <w:t xml:space="preserve">          at: [{x:9,y:7},{x:10,y:7},{x:9,y:8},{x:11,y:8}] },</w:t>
      </w:r>
      <w:r>
        <w:br/>
        <w:br/>
      </w:r>
      <w:r>
        <w:rPr>
          <w:rStyle w:val="VerbatimChar"/>
        </w:rPr>
        <w:t xml:space="preserve">once: true, guardGroup: "collapse",</w:t>
      </w:r>
    </w:p>
    <w:p>
      <w:pPr>
        <w:pStyle w:val="FirstParagraph"/>
      </w:pPr>
      <w:r>
        <w:t xml:space="preserve">},</w:t>
      </w:r>
    </w:p>
    <w:p>
      <w:pPr>
        <w:pStyle w:val="BodyText"/>
      </w:pPr>
      <w:r>
        <w:t xml:space="preserve">{</w:t>
      </w:r>
    </w:p>
    <w:p>
      <w:pPr>
        <w:pStyle w:val="SourceCode"/>
      </w:pPr>
      <w:r>
        <w:rPr>
          <w:rStyle w:val="VerbatimChar"/>
        </w:rPr>
        <w:t xml:space="preserve">id: "ev_collapse_zone",</w:t>
      </w:r>
      <w:r>
        <w:br/>
        <w:br/>
      </w:r>
      <w:r>
        <w:rPr>
          <w:rStyle w:val="VerbatimChar"/>
        </w:rPr>
        <w:t xml:space="preserve">trigger: { type: "zone_entered",</w:t>
      </w:r>
      <w:r>
        <w:br/>
        <w:br/>
      </w:r>
      <w:r>
        <w:rPr>
          <w:rStyle w:val="VerbatimChar"/>
        </w:rPr>
        <w:t xml:space="preserve">           zone: [{x:8,y:7},{x:9,y:7},{x:10,y:7},{x:11,y:7},</w:t>
      </w:r>
      <w:r>
        <w:br/>
        <w:br/>
      </w:r>
      <w:r>
        <w:rPr>
          <w:rStyle w:val="VerbatimChar"/>
        </w:rPr>
        <w:t xml:space="preserve">                  {x:8,y:8},{x:9,y:8},{x:10,y:8},{x:11,y:8}] },</w:t>
      </w:r>
      <w:r>
        <w:br/>
        <w:br/>
      </w:r>
      <w:r>
        <w:rPr>
          <w:rStyle w:val="VerbatimChar"/>
        </w:rPr>
        <w:t xml:space="preserve">action: { type: "spawn",</w:t>
      </w:r>
      <w:r>
        <w:br/>
        <w:br/>
      </w:r>
      <w:r>
        <w:rPr>
          <w:rStyle w:val="VerbatimChar"/>
        </w:rPr>
        <w:t xml:space="preserve">          archetypeIds: ["hostile_mech_01","hostile_mech_02",</w:t>
      </w:r>
      <w:r>
        <w:br/>
        <w:br/>
      </w:r>
      <w:r>
        <w:rPr>
          <w:rStyle w:val="VerbatimChar"/>
        </w:rPr>
        <w:t xml:space="preserve">                         "hostile_mech_03","hostile_mech_04"],</w:t>
      </w:r>
      <w:r>
        <w:br/>
        <w:br/>
      </w:r>
      <w:r>
        <w:rPr>
          <w:rStyle w:val="VerbatimChar"/>
        </w:rPr>
        <w:t xml:space="preserve">          at: [{x:9,y:7},{x:10,y:7},{x:9,y:8},{x:11,y:8}] },</w:t>
      </w:r>
      <w:r>
        <w:br/>
        <w:br/>
      </w:r>
      <w:r>
        <w:rPr>
          <w:rStyle w:val="VerbatimChar"/>
        </w:rPr>
        <w:t xml:space="preserve">once: true, guardGroup: "collapse",</w:t>
      </w:r>
    </w:p>
    <w:p>
      <w:pPr>
        <w:pStyle w:val="FirstParagraph"/>
      </w:pPr>
      <w:r>
        <w:t xml:space="preserve">},</w:t>
      </w:r>
    </w:p>
    <w:p>
      <w:pPr>
        <w:pStyle w:val="BodyText"/>
      </w:pPr>
      <w:r>
        <w:t xml:space="preserve">]</w:t>
      </w:r>
    </w:p>
    <w:p>
      <w:pPr>
        <w:pStyle w:val="BodyText"/>
      </w:pPr>
      <w:r>
        <w:t xml:space="preserve">Note there is no dialogue action anywhere in this mission. Nobody says anything when the ground gives way. That is deliberate and it is the whole point of the scene.</w:t>
      </w:r>
    </w:p>
    <w:bookmarkEnd w:id="53"/>
    <w:bookmarkStart w:id="54" w:name="X7853281cb53d4ba6940dea71050d6e7eb68ab86"/>
    <w:p>
      <w:pPr>
        <w:pStyle w:val="Heading2"/>
      </w:pPr>
      <w:r>
        <w:rPr>
          <w:bCs/>
          <w:b/>
        </w:rPr>
        <w:t xml:space="preserve">11.4 Mission 3 — the boss adds and the scripted wipe</w:t>
      </w:r>
    </w:p>
    <w:p>
      <w:pPr>
        <w:pStyle w:val="FirstParagraph"/>
      </w:pPr>
      <w:r>
        <w:t xml:space="preserve">events: [</w:t>
      </w:r>
    </w:p>
    <w:p>
      <w:pPr>
        <w:pStyle w:val="BodyText"/>
      </w:pPr>
      <w:r>
        <w:t xml:space="preserve">{</w:t>
      </w:r>
    </w:p>
    <w:p>
      <w:pPr>
        <w:pStyle w:val="SourceCode"/>
      </w:pPr>
      <w:r>
        <w:rPr>
          <w:rStyle w:val="VerbatimChar"/>
        </w:rPr>
        <w:t xml:space="preserve">id: "ev_heartwood_adds",</w:t>
      </w:r>
      <w:r>
        <w:br/>
        <w:br/>
      </w:r>
      <w:r>
        <w:rPr>
          <w:rStyle w:val="VerbatimChar"/>
        </w:rPr>
        <w:t xml:space="preserve">trigger: { type: "turn_start", turn: 3, repeatEvery: 2 },</w:t>
      </w:r>
      <w:r>
        <w:br/>
        <w:br/>
      </w:r>
      <w:r>
        <w:rPr>
          <w:rStyle w:val="VerbatimChar"/>
        </w:rPr>
        <w:t xml:space="preserve">action: { type: "spawn",</w:t>
      </w:r>
      <w:r>
        <w:br/>
        <w:br/>
      </w:r>
      <w:r>
        <w:rPr>
          <w:rStyle w:val="VerbatimChar"/>
        </w:rPr>
        <w:t xml:space="preserve">          archetypeIds: ["bloom_undertow","bloom_undertow"],</w:t>
      </w:r>
      <w:r>
        <w:br/>
        <w:br/>
      </w:r>
      <w:r>
        <w:rPr>
          <w:rStyle w:val="VerbatimChar"/>
        </w:rPr>
        <w:t xml:space="preserve">          at: [{x:7,y:10},{x:12,y:10}] },</w:t>
      </w:r>
      <w:r>
        <w:br/>
        <w:br/>
      </w:r>
      <w:r>
        <w:rPr>
          <w:rStyle w:val="VerbatimChar"/>
        </w:rPr>
        <w:t xml:space="preserve">once: false,</w:t>
      </w:r>
    </w:p>
    <w:p>
      <w:pPr>
        <w:pStyle w:val="FirstParagraph"/>
      </w:pPr>
      <w:r>
        <w:t xml:space="preserve">},</w:t>
      </w:r>
    </w:p>
    <w:p>
      <w:pPr>
        <w:pStyle w:val="BodyText"/>
      </w:pPr>
      <w:r>
        <w:t xml:space="preserve">{</w:t>
      </w:r>
    </w:p>
    <w:p>
      <w:pPr>
        <w:pStyle w:val="SourceCode"/>
      </w:pPr>
      <w:r>
        <w:rPr>
          <w:rStyle w:val="VerbatimChar"/>
        </w:rPr>
        <w:t xml:space="preserve">id: "ev_extraction_failure",</w:t>
      </w:r>
      <w:r>
        <w:br/>
        <w:br/>
      </w:r>
      <w:r>
        <w:rPr>
          <w:rStyle w:val="VerbatimChar"/>
        </w:rPr>
        <w:t xml:space="preserve">trigger: { type: "objective_complete" },</w:t>
      </w:r>
      <w:r>
        <w:br/>
        <w:br/>
      </w:r>
      <w:r>
        <w:rPr>
          <w:rStyle w:val="VerbatimChar"/>
        </w:rPr>
        <w:t xml:space="preserve">action: { type: "remove_from_roster",</w:t>
      </w:r>
      <w:r>
        <w:br/>
        <w:br/>
      </w:r>
      <w:r>
        <w:rPr>
          <w:rStyle w:val="VerbatimChar"/>
        </w:rPr>
        <w:t xml:space="preserve">          unitIds: [ /* PLACEHOLDER — fill from the outline. */ ] },</w:t>
      </w:r>
      <w:r>
        <w:br/>
        <w:br/>
      </w:r>
      <w:r>
        <w:rPr>
          <w:rStyle w:val="VerbatimChar"/>
        </w:rPr>
        <w:t xml:space="preserve">once: true,</w:t>
      </w:r>
    </w:p>
    <w:p>
      <w:pPr>
        <w:pStyle w:val="FirstParagraph"/>
      </w:pPr>
      <w:r>
        <w:t xml:space="preserve">},</w:t>
      </w:r>
    </w:p>
    <w:p>
      <w:pPr>
        <w:pStyle w:val="BodyText"/>
      </w:pPr>
      <w: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the one field you have to fill in yourself</w:t>
            </w:r>
            <w:r>
              <w:t xml:space="preserve"> </w:t>
            </w:r>
            <w:r>
              <w:rPr>
                <w:bCs/>
                <w:b/>
              </w:rPr>
              <w:t xml:space="preserve">unitIds</w:t>
            </w:r>
            <w:r>
              <w:t xml:space="preserve"> on ev_extraction_failure is empty. I did not invent who dies — that is your canon and guessing it would be worse than leaving a hole. If it is the full squad, add a second consideration: the player's spent points evaporate with the pilots. Either carry the points forward explicitly and say so in the debrief, or the run reads as a bug rather than a loss. If it is one or two named pilots, nothing else needs to change.</w:t>
            </w:r>
          </w:p>
        </w:tc>
      </w:tr>
    </w:tbl>
    <w:bookmarkEnd w:id="54"/>
    <w:bookmarkStart w:id="55" w:name="Xcbff820f7988bc7021db6c740d4f809e5c072c7"/>
    <w:p>
      <w:pPr>
        <w:pStyle w:val="Heading2"/>
      </w:pPr>
      <w:r>
        <w:rPr>
          <w:bCs/>
          <w:b/>
        </w:rPr>
        <w:t xml:space="preserve">11.5 Heirloom gating</w:t>
      </w:r>
    </w:p>
    <w:p>
      <w:pPr>
        <w:pStyle w:val="FirstParagraph"/>
      </w:pPr>
      <w:r>
        <w:t xml:space="preserve">// Charge accrues at +1 per 10 HP dealt and +1 per 10 HP taken, max 100,</w:t>
      </w:r>
    </w:p>
    <w:p>
      <w:pPr>
        <w:pStyle w:val="BodyText"/>
      </w:pPr>
      <w:r>
        <w:t xml:space="preserve">// from the moment a pilot is holding Requiem — there is no reduced-rate</w:t>
      </w:r>
    </w:p>
    <w:p>
      <w:pPr>
        <w:pStyle w:val="BodyText"/>
      </w:pPr>
      <w:r>
        <w:t xml:space="preserve">// or hidden-meter mission state. Requiem simply isn't in play before</w:t>
      </w:r>
    </w:p>
    <w:p>
      <w:pPr>
        <w:pStyle w:val="BodyText"/>
      </w:pPr>
      <w:r>
        <w:t xml:space="preserve">// whichever mission first assigns it to someone (Mission 2 for Bosk, in</w:t>
      </w:r>
    </w:p>
    <w:p>
      <w:pPr>
        <w:pStyle w:val="BodyText"/>
      </w:pPr>
      <w:r>
        <w:t xml:space="preserve">// the shipped campaign — Team One's own assignment, above, was never</w:t>
      </w:r>
    </w:p>
    <w:p>
      <w:pPr>
        <w:pStyle w:val="BodyText"/>
      </w:pPr>
      <w:r>
        <w:t xml:space="preserve">// filled in and this slice was never built).</w:t>
      </w:r>
    </w:p>
    <w:p>
      <w:pPr>
        <w:pStyle w:val="BodyText"/>
      </w:pPr>
      <w:r>
        <w:t xml:space="preserve">const REQUIEM = {</w:t>
      </w:r>
    </w:p>
    <w:p>
      <w:pPr>
        <w:pStyle w:val="BodyText"/>
      </w:pPr>
      <w:r>
        <w:t xml:space="preserve">id: "abil_requiem",</w:t>
      </w:r>
    </w:p>
    <w:p>
      <w:pPr>
        <w:pStyle w:val="BodyText"/>
      </w:pPr>
      <w:r>
        <w:t xml:space="preserve">shape: { kind: "line", length: 8, width: 1 },</w:t>
      </w:r>
    </w:p>
    <w:p>
      <w:pPr>
        <w:pStyle w:val="BodyText"/>
      </w:pPr>
      <w:r>
        <w:t xml:space="preserve">damage: 80,</w:t>
      </w:r>
    </w:p>
    <w:p>
      <w:pPr>
        <w:pStyle w:val="BodyText"/>
      </w:pPr>
      <w:r>
        <w:t xml:space="preserve">ignoresTerrain: true,</w:t>
      </w:r>
    </w:p>
    <w:p>
      <w:pPr>
        <w:pStyle w:val="BodyText"/>
      </w:pPr>
      <w:r>
        <w:t xml:space="preserve">ignoresFullHpCap: true, // the only true value of this field in the game</w:t>
      </w:r>
    </w:p>
    <w:p>
      <w:pPr>
        <w:pStyle w:val="BodyText"/>
      </w:pPr>
      <w:r>
        <w:t xml:space="preserve">hitsFriendlies: true, // NOT configurable. Do not add a flag for it.</w:t>
      </w:r>
    </w:p>
    <w:p>
      <w:pPr>
        <w:pStyle w:val="BodyText"/>
      </w:pPr>
      <w:r>
        <w:t xml:space="preserve">vsBloom: "collapse_check", // bypasses endurance entirely</w:t>
      </w:r>
    </w:p>
    <w:p>
      <w:pPr>
        <w:pStyle w:val="BodyText"/>
      </w:pPr>
      <w:r>
        <w:t xml:space="preserve">};</w:t>
      </w:r>
    </w:p>
    <w:bookmarkEnd w:id="55"/>
    <w:bookmarkEnd w:id="56"/>
    <w:bookmarkStart w:id="60" w:name="X0ea0c1f52a699f9f048ec90063829fb09b8c31d"/>
    <w:p>
      <w:pPr>
        <w:pStyle w:val="Heading1"/>
      </w:pPr>
      <w:r>
        <w:rPr>
          <w:bCs/>
          <w:b/>
        </w:rPr>
        <w:t xml:space="preserve">12. Points economy</w:t>
      </w:r>
    </w:p>
    <w:bookmarkStart w:id="57" w:name="X4148bfccd1169f11aaa4ca41c96351b18e8df74"/>
    <w:p>
      <w:pPr>
        <w:pStyle w:val="Heading2"/>
      </w:pPr>
      <w:r>
        <w:rPr>
          <w:bCs/>
          <w:b/>
        </w:rPr>
        <w:t xml:space="preserve">12.1 Costs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Purchase</w:t>
            </w:r>
          </w:p>
        </w:tc>
        <w:tc>
          <w:tcPr/>
          <w:p>
            <w:pPr>
              <w:pStyle w:val="Compact"/>
              <w:jc w:val="left"/>
            </w:pPr>
            <w:r>
              <w:rPr>
                <w:bCs/>
                <w:b/>
              </w:rPr>
              <w:t xml:space="preserve">Cost</w:t>
            </w:r>
          </w:p>
        </w:tc>
        <w:tc>
          <w:tcPr/>
          <w:p>
            <w:pPr>
              <w:pStyle w:val="Compact"/>
              <w:jc w:val="left"/>
            </w:pPr>
            <w:r>
              <w:rPr>
                <w:bCs/>
                <w:b/>
              </w:rPr>
              <w:t xml:space="preserve">Limit</w:t>
            </w:r>
          </w:p>
        </w:tc>
      </w:tr>
      <w:tr>
        <w:tc>
          <w:tcPr/>
          <w:p>
            <w:pPr>
              <w:pStyle w:val="Compact"/>
              <w:jc w:val="left"/>
            </w:pPr>
            <w:r>
              <w:t xml:space="preserve">Gear tier G → F</w:t>
            </w:r>
          </w:p>
        </w:tc>
        <w:tc>
          <w:tcPr/>
          <w:p>
            <w:pPr>
              <w:pStyle w:val="Compact"/>
              <w:jc w:val="left"/>
            </w:pPr>
            <w:r>
              <w:t xml:space="preserve">60</w:t>
            </w:r>
          </w:p>
        </w:tc>
        <w:tc>
          <w:tcPr/>
          <w:p>
            <w:pPr>
              <w:pStyle w:val="Compact"/>
              <w:jc w:val="left"/>
            </w:pPr>
            <w:r>
              <w:t xml:space="preserve">Per pilot</w:t>
            </w:r>
          </w:p>
        </w:tc>
      </w:tr>
      <w:tr>
        <w:tc>
          <w:tcPr/>
          <w:p>
            <w:pPr>
              <w:pStyle w:val="Compact"/>
              <w:jc w:val="left"/>
            </w:pPr>
            <w:r>
              <w:t xml:space="preserve">Gear tier F → E</w:t>
            </w:r>
          </w:p>
        </w:tc>
        <w:tc>
          <w:tcPr/>
          <w:p>
            <w:pPr>
              <w:pStyle w:val="Compact"/>
              <w:jc w:val="left"/>
            </w:pPr>
            <w:r>
              <w:t xml:space="preserve">90</w:t>
            </w:r>
          </w:p>
        </w:tc>
        <w:tc>
          <w:tcPr/>
          <w:p>
            <w:pPr>
              <w:pStyle w:val="Compact"/>
              <w:jc w:val="left"/>
            </w:pPr>
            <w:r>
              <w:t xml:space="preserve">Per pilot</w:t>
            </w:r>
          </w:p>
        </w:tc>
      </w:tr>
      <w:tr>
        <w:tc>
          <w:tcPr/>
          <w:p>
            <w:pPr>
              <w:pStyle w:val="Compact"/>
              <w:jc w:val="left"/>
            </w:pPr>
            <w:r>
              <w:t xml:space="preserve">Gear tier E → D</w:t>
            </w:r>
          </w:p>
        </w:tc>
        <w:tc>
          <w:tcPr/>
          <w:p>
            <w:pPr>
              <w:pStyle w:val="Compact"/>
              <w:jc w:val="left"/>
            </w:pPr>
            <w:r>
              <w:t xml:space="preserve">140</w:t>
            </w:r>
          </w:p>
        </w:tc>
        <w:tc>
          <w:tcPr/>
          <w:p>
            <w:pPr>
              <w:pStyle w:val="Compact"/>
              <w:jc w:val="left"/>
            </w:pPr>
            <w:r>
              <w:t xml:space="preserve">Per pilot</w:t>
            </w:r>
          </w:p>
        </w:tc>
      </w:tr>
      <w:tr>
        <w:tc>
          <w:tcPr/>
          <w:p>
            <w:pPr>
              <w:pStyle w:val="Compact"/>
              <w:jc w:val="left"/>
            </w:pPr>
            <w:r>
              <w:t xml:space="preserve">Gear tier D → C</w:t>
            </w:r>
          </w:p>
        </w:tc>
        <w:tc>
          <w:tcPr/>
          <w:p>
            <w:pPr>
              <w:pStyle w:val="Compact"/>
              <w:jc w:val="left"/>
            </w:pPr>
            <w:r>
              <w:t xml:space="preserve">210</w:t>
            </w:r>
          </w:p>
        </w:tc>
        <w:tc>
          <w:tcPr/>
          <w:p>
            <w:pPr>
              <w:pStyle w:val="Compact"/>
              <w:jc w:val="left"/>
            </w:pPr>
            <w:r>
              <w:t xml:space="preserve">Per pilot — beyond slice reach</w:t>
            </w:r>
          </w:p>
        </w:tc>
      </w:tr>
      <w:tr>
        <w:tc>
          <w:tcPr/>
          <w:p>
            <w:pPr>
              <w:pStyle w:val="Compact"/>
              <w:jc w:val="left"/>
            </w:pPr>
            <w:r>
              <w:t xml:space="preserve">Gear tier C → B</w:t>
            </w:r>
          </w:p>
        </w:tc>
        <w:tc>
          <w:tcPr/>
          <w:p>
            <w:pPr>
              <w:pStyle w:val="Compact"/>
              <w:jc w:val="left"/>
            </w:pPr>
            <w:r>
              <w:t xml:space="preserve">320</w:t>
            </w:r>
          </w:p>
        </w:tc>
        <w:tc>
          <w:tcPr/>
          <w:p>
            <w:pPr>
              <w:pStyle w:val="Compact"/>
              <w:jc w:val="left"/>
            </w:pPr>
            <w:r>
              <w:t xml:space="preserve">Per pilot — beyond slice reach</w:t>
            </w:r>
          </w:p>
        </w:tc>
      </w:tr>
      <w:tr>
        <w:tc>
          <w:tcPr/>
          <w:p>
            <w:pPr>
              <w:pStyle w:val="Compact"/>
              <w:jc w:val="left"/>
            </w:pPr>
            <w:r>
              <w:t xml:space="preserve">Gear tier B → A</w:t>
            </w:r>
          </w:p>
        </w:tc>
        <w:tc>
          <w:tcPr/>
          <w:p>
            <w:pPr>
              <w:pStyle w:val="Compact"/>
              <w:jc w:val="left"/>
            </w:pPr>
            <w:r>
              <w:t xml:space="preserve">500</w:t>
            </w:r>
          </w:p>
        </w:tc>
        <w:tc>
          <w:tcPr/>
          <w:p>
            <w:pPr>
              <w:pStyle w:val="Compact"/>
              <w:jc w:val="left"/>
            </w:pPr>
            <w:r>
              <w:t xml:space="preserve">Per pilot — beyond slice reach</w:t>
            </w:r>
          </w:p>
        </w:tc>
      </w:tr>
      <w:tr>
        <w:tc>
          <w:tcPr/>
          <w:p>
            <w:pPr>
              <w:pStyle w:val="Compact"/>
              <w:jc w:val="left"/>
            </w:pPr>
            <w:r>
              <w:t xml:space="preserve">Spare Loadout part</w:t>
            </w:r>
          </w:p>
        </w:tc>
        <w:tc>
          <w:tcPr/>
          <w:p>
            <w:pPr>
              <w:pStyle w:val="Compact"/>
              <w:jc w:val="left"/>
            </w:pPr>
            <w:r>
              <w:t xml:space="preserve">40</w:t>
            </w:r>
          </w:p>
        </w:tc>
        <w:tc>
          <w:tcPr/>
          <w:p>
            <w:pPr>
              <w:pStyle w:val="Compact"/>
              <w:jc w:val="left"/>
            </w:pPr>
            <w:r>
              <w:t xml:space="preserve">Up to the Fabricator track maximum (2 primary, 1 secondary)</w:t>
            </w:r>
          </w:p>
        </w:tc>
      </w:tr>
      <w:tr>
        <w:tc>
          <w:tcPr/>
          <w:p>
            <w:pPr>
              <w:pStyle w:val="Compact"/>
              <w:jc w:val="left"/>
            </w:pPr>
            <w:r>
              <w:t xml:space="preserve">Loadout secondary specialisation</w:t>
            </w:r>
          </w:p>
        </w:tc>
        <w:tc>
          <w:tcPr/>
          <w:p>
            <w:pPr>
              <w:pStyle w:val="Compact"/>
              <w:jc w:val="left"/>
            </w:pPr>
            <w:r>
              <w:t xml:space="preserve">180</w:t>
            </w:r>
          </w:p>
        </w:tc>
        <w:tc>
          <w:tcPr/>
          <w:p>
            <w:pPr>
              <w:pStyle w:val="Compact"/>
              <w:jc w:val="left"/>
            </w:pPr>
            <w:r>
              <w:t xml:space="preserve">Once per Loadout, only for Loadouts with no secondary</w:t>
            </w:r>
          </w:p>
        </w:tc>
      </w:tr>
      <w:tr>
        <w:tc>
          <w:tcPr/>
          <w:p>
            <w:pPr>
              <w:pStyle w:val="Compact"/>
              <w:jc w:val="left"/>
            </w:pPr>
            <w:r>
              <w:t xml:space="preserve">Weapon branch, by purchase order</w:t>
            </w:r>
          </w:p>
        </w:tc>
        <w:tc>
          <w:tcPr/>
          <w:p>
            <w:pPr>
              <w:pStyle w:val="Compact"/>
              <w:jc w:val="left"/>
            </w:pPr>
            <w:r>
              <w:t xml:space="preserve">150 (1st) · 220 (2nd) · 300 (3rd) · 400 (4th)</w:t>
            </w:r>
          </w:p>
        </w:tc>
        <w:tc>
          <w:tcPr/>
          <w:p>
            <w:pPr>
              <w:pStyle w:val="Compact"/>
              <w:jc w:val="left"/>
            </w:pPr>
            <w:r>
              <w:t xml:space="preserve">Per pilot — gated to tier D / C / B / A respectively. From tier C, two owned branches are equipped and fully live at once (both mounts fire every turn); below C, one branch equipped, free to swap pre-mission.</w:t>
            </w:r>
          </w:p>
        </w:tc>
      </w:tr>
      <w:tr>
        <w:tc>
          <w:tcPr/>
          <w:p>
            <w:pPr>
              <w:pStyle w:val="Compact"/>
              <w:jc w:val="left"/>
            </w:pPr>
            <w:r>
              <w:t xml:space="preserve">Frame system</w:t>
            </w:r>
          </w:p>
        </w:tc>
        <w:tc>
          <w:tcPr/>
          <w:p>
            <w:pPr>
              <w:pStyle w:val="Compact"/>
              <w:jc w:val="left"/>
            </w:pPr>
            <w:r>
              <w:t xml:space="preserve">Draw cost × 60 (placeholder)</w:t>
            </w:r>
          </w:p>
        </w:tc>
        <w:tc>
          <w:tcPr/>
          <w:p>
            <w:pPr>
              <w:pStyle w:val="Compact"/>
              <w:jc w:val="left"/>
            </w:pPr>
            <w:r>
              <w:t xml:space="preserve">Per pilot — installed or swapped freely within the pilot's current Draw budget (tier-gated, see GDD §4.4/§6.5). A minority of systems are salvage-gated instead of points-gated — see below.</w:t>
            </w:r>
          </w:p>
        </w:tc>
      </w:tr>
      <w:tr>
        <w:tc>
          <w:tcPr/>
          <w:p>
            <w:pPr>
              <w:pStyle w:val="Compact"/>
              <w:jc w:val="left"/>
            </w:pPr>
            <w:r>
              <w:t xml:space="preserve">Frame refit</w:t>
            </w:r>
          </w:p>
        </w:tc>
        <w:tc>
          <w:tcPr/>
          <w:p>
            <w:pPr>
              <w:pStyle w:val="Compact"/>
              <w:jc w:val="left"/>
            </w:pPr>
            <w:r>
              <w:t xml:space="preserve">350 (placeholder)</w:t>
            </w:r>
          </w:p>
        </w:tc>
        <w:tc>
          <w:tcPr/>
          <w:p>
            <w:pPr>
              <w:pStyle w:val="Compact"/>
              <w:jc w:val="left"/>
            </w:pPr>
            <w:r>
              <w:t xml:space="preserve">Once per pilot, gated to tier A. One of two path-specific permanent options, chosen once and kept for the rest of the campaign.</w:t>
            </w:r>
          </w:p>
        </w:tc>
      </w:tr>
    </w:tbl>
    <w:p>
      <w:pPr>
        <w:pStyle w:val="BodyText"/>
      </w:pPr>
      <w:r>
        <w:rPr>
          <w:bCs/>
          <w:b/>
        </w:rPr>
        <w:t xml:space="preserve">Salvage-gated systems.</w:t>
      </w:r>
      <w:r>
        <w:t xml:space="preserve"> A handful of Frame systems are unlocked by a kill count against a named Bloom archetype instead of (or alongside) points — currently 1 kill each, all placeholder. The shop shows </w:t>
      </w:r>
      <w:r>
        <w:rPr>
          <w:rStyle w:val="VerbatimChar"/>
        </w:rPr>
        <w:t xml:space="preserve">LOCKED have/needed</w:t>
      </w:r>
      <w:r>
        <w:t xml:space="preserve"> until the gate is met, and hides the system entirely if its source archetype never appears anywhere in that side's campaign waves or spawn events, rather than showing a lock that can never open. A pilot whose Loadout is not Runemaster-primary pays one extra Draw to install a salvage system once it's unlocked.</w:t>
      </w:r>
    </w:p>
    <w:p>
      <w:pPr>
        <w:pStyle w:val="BodyText"/>
      </w:pPr>
      <w:r>
        <w:t xml:space="preserve">Every Frame Systems number above — the 60-points-per-Draw system cost, the 350-point refit cost, every individual system's own stat delta, and every salvage kill-count gate — is a first-playtest placeholder, not simulated the way §13's combat numbers are.</w:t>
      </w:r>
    </w:p>
    <w:bookmarkEnd w:id="57"/>
    <w:bookmarkStart w:id="58" w:name="X2de692bd89dce8196517588abbd89795d93c343"/>
    <w:p>
      <w:pPr>
        <w:pStyle w:val="Heading2"/>
      </w:pPr>
      <w:r>
        <w:rPr>
          <w:bCs/>
          <w:b/>
        </w:rPr>
        <w:t xml:space="preserve">12.2 A Quartermaster worked example</w:t>
      </w:r>
    </w:p>
    <w:p>
      <w:pPr>
        <w:pStyle w:val="FirstParagraph"/>
      </w:pPr>
      <w:r>
        <w:t xml:space="preserve">Yren Tourignie's Loadout has Quartermaster as a secondary, so their G → F costs 45 instead of 60, F → E costs 68, E → D costs 105. Taking Tourignie to D costs 218 against 290 for anyone else — a saving of 72, which is nearly two spare Loadout parts. Over a full campaign that compounds into a real advantage, which is what makes an economy-only secondary worth taking over a combat one.</w:t>
      </w:r>
    </w:p>
    <w:bookmarkEnd w:id="58"/>
    <w:bookmarkStart w:id="59" w:name="X5d3899ca8ea44a0191b51ea15c5358f3a763657"/>
    <w:p>
      <w:pPr>
        <w:pStyle w:val="Heading2"/>
      </w:pPr>
      <w:r>
        <w:rPr>
          <w:bCs/>
          <w:b/>
        </w:rPr>
        <w:t xml:space="preserve">12.3 Earning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w:t>
            </w:r>
          </w:p>
        </w:tc>
        <w:tc>
          <w:tcPr/>
          <w:p>
            <w:pPr>
              <w:pStyle w:val="Compact"/>
              <w:jc w:val="left"/>
            </w:pPr>
            <w:r>
              <w:rPr>
                <w:bCs/>
                <w:b/>
              </w:rPr>
              <w:t xml:space="preserve">Points</w:t>
            </w:r>
          </w:p>
        </w:tc>
      </w:tr>
      <w:tr>
        <w:tc>
          <w:tcPr/>
          <w:p>
            <w:pPr>
              <w:pStyle w:val="Compact"/>
              <w:jc w:val="left"/>
            </w:pPr>
            <w:r>
              <w:t xml:space="preserve">Mission completed</w:t>
            </w:r>
          </w:p>
        </w:tc>
        <w:tc>
          <w:tcPr/>
          <w:p>
            <w:pPr>
              <w:pStyle w:val="Compact"/>
              <w:jc w:val="left"/>
            </w:pPr>
            <w:r>
              <w:t xml:space="preserve">Base reward, 120–200 per §11.2</w:t>
            </w:r>
          </w:p>
        </w:tc>
      </w:tr>
      <w:tr>
        <w:tc>
          <w:tcPr/>
          <w:p>
            <w:pPr>
              <w:pStyle w:val="Compact"/>
              <w:jc w:val="left"/>
            </w:pPr>
            <w:r>
              <w:t xml:space="preserve">Every turn under the limit</w:t>
            </w:r>
          </w:p>
        </w:tc>
        <w:tc>
          <w:tcPr/>
          <w:p>
            <w:pPr>
              <w:pStyle w:val="Compact"/>
              <w:jc w:val="left"/>
            </w:pPr>
            <w:r>
              <w:t xml:space="preserve">+10 each</w:t>
            </w:r>
          </w:p>
        </w:tc>
      </w:tr>
      <w:tr>
        <w:tc>
          <w:tcPr/>
          <w:p>
            <w:pPr>
              <w:pStyle w:val="Compact"/>
              <w:jc w:val="left"/>
            </w:pPr>
            <w:r>
              <w:t xml:space="preserve">No pilot downed at any point</w:t>
            </w:r>
          </w:p>
        </w:tc>
        <w:tc>
          <w:tcPr/>
          <w:p>
            <w:pPr>
              <w:pStyle w:val="Compact"/>
              <w:jc w:val="left"/>
            </w:pPr>
            <w:r>
              <w:t xml:space="preserve">+40</w:t>
            </w:r>
          </w:p>
        </w:tc>
      </w:tr>
      <w:tr>
        <w:tc>
          <w:tcPr/>
          <w:p>
            <w:pPr>
              <w:pStyle w:val="Compact"/>
              <w:jc w:val="left"/>
            </w:pPr>
            <w:r>
              <w:t xml:space="preserve">No spare Loadout parts spent</w:t>
            </w:r>
          </w:p>
        </w:tc>
        <w:tc>
          <w:tcPr/>
          <w:p>
            <w:pPr>
              <w:pStyle w:val="Compact"/>
              <w:jc w:val="left"/>
            </w:pPr>
            <w:r>
              <w:t xml:space="preserve">+30</w:t>
            </w:r>
          </w:p>
        </w:tc>
      </w:tr>
      <w:tr>
        <w:tc>
          <w:tcPr/>
          <w:p>
            <w:pPr>
              <w:pStyle w:val="Compact"/>
              <w:jc w:val="left"/>
            </w:pPr>
            <w:r>
              <w:t xml:space="preserve">Objective completed without using Requiem</w:t>
            </w:r>
          </w:p>
        </w:tc>
        <w:tc>
          <w:tcPr/>
          <w:p>
            <w:pPr>
              <w:pStyle w:val="Compact"/>
              <w:jc w:val="left"/>
            </w:pPr>
            <w:r>
              <w:t xml:space="preserve">+25 — available only in Mission 3</w:t>
            </w:r>
          </w:p>
        </w:tc>
      </w:tr>
      <w:tr>
        <w:trPr>
          <w:ins w:id="9031" w:author="Claude" w:date="2026-09-23T11:00:00Z"/>
        </w:trPr>
        <w:tc>
          <w:tcPr/>
          <w:p>
            <w:pPr>
              <w:pStyle w:val="Compact"/>
              <w:jc w:val="left"/>
              <w:rPr>
                <w:ins w:id="9032" w:author="Claude" w:date="2026-09-23T11:00:00Z"/>
              </w:rPr>
            </w:pPr>
            <w:ins w:id="9033" w:author="Claude" w:date="2026-09-23T11:00:00Z">
              <w:r>
                <w:t xml:space="preserve">Prisoner ransomed at Debrief (added 15 Sep 2026)</w:t>
              </w:r>
            </w:ins>
          </w:p>
        </w:tc>
        <w:tc>
          <w:tcPr/>
          <w:p>
            <w:pPr>
              <w:pStyle w:val="Compact"/>
              <w:jc w:val="left"/>
              <w:rPr>
                <w:ins w:id="9034" w:author="Claude" w:date="2026-09-23T11:00:00Z"/>
              </w:rPr>
            </w:pPr>
            <w:ins w:id="9035" w:author="Claude" w:date="2026-09-23T11:00:00Z">
              <w:r>
                <w:t xml:space="preserve">+60 each (PRISONER_RANSOM_POINTS, placeholder). Win only. The alternative is RECRUIT: the prisoner joins as a new G-tier pilot of the same class, on the bench, instead of the 60.</w:t>
              </w:r>
            </w:ins>
          </w:p>
        </w:tc>
      </w:tr>
    </w:tbl>
    <w:p>
      <w:pPr>
        <w:pStyle w:val="BodyText"/>
      </w:pPr>
      <w:r>
        <w:t xml:space="preserve">The last row is worth keeping. A bonus for not using the ultimate gives the Heirloom an opportunity cost on top of its friendly-fire cost, which means a player who detonates it has made two decisions rather than one.</w:t>
      </w:r>
    </w:p>
    <w:bookmarkEnd w:id="59"/>
    <w:bookmarkEnd w:id="60"/>
    <w:bookmarkStart w:id="61" w:name="X830442c2c898afa1da4940b45956c8e454d6e54"/>
    <w:p>
      <w:pPr>
        <w:pStyle w:val="Heading1"/>
      </w:pPr>
      <w:r>
        <w:rPr>
          <w:bCs/>
          <w:b/>
        </w:rPr>
        <w:t xml:space="preserve">13. Balance validation output</w:t>
      </w:r>
    </w:p>
    <w:p>
      <w:pPr>
        <w:pStyle w:val="FirstParagraph"/>
      </w:pPr>
      <w:r>
        <w:t xml:space="preserve">Produced by combat_sim.py, which is the reference implementation of the formula in §7.4. Port these as unit tests: if the TypeScript resolver disagrees with any number below, the resolver is wrong.</w:t>
      </w:r>
    </w:p>
    <w:p>
      <w:pPr>
        <w:pStyle w:val="BodyText"/>
      </w:pPr>
      <w:r>
        <w:t xml:space="preserve">==========================================================================</w:t>
      </w:r>
    </w:p>
    <w:p>
      <w:pPr>
        <w:pStyle w:val="BodyText"/>
      </w:pPr>
      <w:r>
        <w:t xml:space="preserve">BASE DAMAGE MATRIX (HP points; G-tier, full HP, 0 terrain stars)</w:t>
      </w:r>
    </w:p>
    <w:p>
      <w:pPr>
        <w:pStyle w:val="BodyText"/>
      </w:pPr>
      <w:r>
        <w:t xml:space="preserve">==========================================================================</w:t>
      </w:r>
    </w:p>
    <w:p>
      <w:pPr>
        <w:pStyle w:val="BodyText"/>
      </w:pPr>
      <w:r>
        <w:t xml:space="preserve">ATK \ DEF meeps tank reeps munti</w:t>
      </w:r>
    </w:p>
    <w:p>
      <w:pPr>
        <w:pStyle w:val="BodyText"/>
      </w:pPr>
      <w:r>
        <w:t xml:space="preserve">meeps 55 30 75 70</w:t>
      </w:r>
    </w:p>
    <w:p>
      <w:pPr>
        <w:pStyle w:val="BodyText"/>
      </w:pPr>
      <w:r>
        <w:t xml:space="preserve">tank 65 40 50 60</w:t>
      </w:r>
    </w:p>
    <w:p>
      <w:pPr>
        <w:pStyle w:val="BodyText"/>
      </w:pPr>
      <w:r>
        <w:t xml:space="preserve">reeps 45 70 50 55</w:t>
      </w:r>
    </w:p>
    <w:p>
      <w:pPr>
        <w:pStyle w:val="BodyText"/>
      </w:pPr>
      <w:r>
        <w:t xml:space="preserve">munti 30 20 35 30</w:t>
      </w:r>
    </w:p>
    <w:p>
      <w:pPr>
        <w:pStyle w:val="BodyText"/>
      </w:pPr>
      <w:r>
        <w:t xml:space="preserve">==========================================================================</w:t>
      </w:r>
    </w:p>
    <w:p>
      <w:pPr>
        <w:pStyle w:val="BodyText"/>
      </w:pPr>
      <w:r>
        <w:t xml:space="preserve">HITS TO KILL vs a 100 HP defender (lower = stronger matchup)</w:t>
      </w:r>
    </w:p>
    <w:p>
      <w:pPr>
        <w:pStyle w:val="BodyText"/>
      </w:pPr>
      <w:r>
        <w:t xml:space="preserve">==========================================================================</w:t>
      </w:r>
    </w:p>
    <w:p>
      <w:pPr>
        <w:pStyle w:val="BodyText"/>
      </w:pPr>
      <w:r>
        <w:t xml:space="preserve">ATK \ DEF meeps tank reeps munti</w:t>
      </w:r>
    </w:p>
    <w:p>
      <w:pPr>
        <w:pStyle w:val="BodyText"/>
      </w:pPr>
      <w:r>
        <w:t xml:space="preserve">meeps 2 4 2 2</w:t>
      </w:r>
    </w:p>
    <w:p>
      <w:pPr>
        <w:pStyle w:val="BodyText"/>
      </w:pPr>
      <w:r>
        <w:t xml:space="preserve">tank 2 3 2 2</w:t>
      </w:r>
    </w:p>
    <w:p>
      <w:pPr>
        <w:pStyle w:val="BodyText"/>
      </w:pPr>
      <w:r>
        <w:t xml:space="preserve">reeps 3 2 2 2</w:t>
      </w:r>
    </w:p>
    <w:p>
      <w:pPr>
        <w:pStyle w:val="BodyText"/>
      </w:pPr>
      <w:r>
        <w:t xml:space="preserve">munti 4 5 3 4</w:t>
      </w:r>
    </w:p>
    <w:p>
      <w:pPr>
        <w:pStyle w:val="BodyText"/>
      </w:pPr>
      <w:r>
        <w:t xml:space="preserve">==========================================================================</w:t>
      </w:r>
    </w:p>
    <w:p>
      <w:pPr>
        <w:pStyle w:val="BodyText"/>
      </w:pPr>
      <w:r>
        <w:t xml:space="preserve">TRIANGLE CHECK - intended: meeps &gt; reeps &gt; tank &gt; meeps</w:t>
      </w:r>
    </w:p>
    <w:p>
      <w:pPr>
        <w:pStyle w:val="BodyText"/>
      </w:pPr>
      <w:r>
        <w:t xml:space="preserve">==========================================================================</w:t>
      </w:r>
    </w:p>
    <w:p>
      <w:pPr>
        <w:pStyle w:val="BodyText"/>
      </w:pPr>
      <w:r>
        <w:t xml:space="preserve">meeps -&gt; reeps 75 | reeps -&gt; meeps 45 | margin 30 OK</w:t>
      </w:r>
    </w:p>
    <w:p>
      <w:pPr>
        <w:pStyle w:val="BodyText"/>
      </w:pPr>
      <w:r>
        <w:t xml:space="preserve">reeps -&gt; tank 70 | tank -&gt; reeps 50 | margin 20 OK</w:t>
      </w:r>
    </w:p>
    <w:p>
      <w:pPr>
        <w:pStyle w:val="SourceCode"/>
      </w:pPr>
      <w:r>
        <w:rPr>
          <w:rStyle w:val="VerbatimChar"/>
        </w:rPr>
        <w:t xml:space="preserve">tank -&gt; meeps    65  |   meeps -&gt; tank     30  | margin   35  OK</w:t>
      </w:r>
    </w:p>
    <w:p>
      <w:pPr>
        <w:pStyle w:val="FirstParagraph"/>
      </w:pPr>
      <w:r>
        <w:t xml:space="preserve">==========================================================================</w:t>
      </w:r>
    </w:p>
    <w:p>
      <w:pPr>
        <w:pStyle w:val="BodyText"/>
      </w:pPr>
      <w:r>
        <w:t xml:space="preserve">MELEE EXCHANGE (attacker initiates, defender counters) - open ground</w:t>
      </w:r>
    </w:p>
    <w:p>
      <w:pPr>
        <w:pStyle w:val="BodyText"/>
      </w:pPr>
      <w:r>
        <w:t xml:space="preserve">==========================================================================</w:t>
      </w:r>
    </w:p>
    <w:p>
      <w:pPr>
        <w:pStyle w:val="BodyText"/>
      </w:pPr>
      <w:r>
        <w:t xml:space="preserve">meeps attacks meeps -&gt; def 45 HP, atk 75 HP (attacker wins trade)</w:t>
      </w:r>
    </w:p>
    <w:p>
      <w:pPr>
        <w:pStyle w:val="BodyText"/>
      </w:pPr>
      <w:r>
        <w:t xml:space="preserve">meeps attacks tank -&gt; def 70 HP, atk 54 HP (defender wins trade)</w:t>
      </w:r>
    </w:p>
    <w:p>
      <w:pPr>
        <w:pStyle w:val="BodyText"/>
      </w:pPr>
      <w:r>
        <w:t xml:space="preserve">meeps attacks reeps -&gt; def 25 HP, atk 100 HP (attacker wins trade)</w:t>
      </w:r>
    </w:p>
    <w:p>
      <w:pPr>
        <w:pStyle w:val="BodyText"/>
      </w:pPr>
      <w:r>
        <w:t xml:space="preserve">meeps attacks munti -&gt; def 30 HP, atk 91 HP (attacker wins trade)</w:t>
      </w:r>
    </w:p>
    <w:p>
      <w:pPr>
        <w:pStyle w:val="SourceCode"/>
      </w:pPr>
      <w:r>
        <w:rPr>
          <w:rStyle w:val="VerbatimChar"/>
        </w:rPr>
        <w:t xml:space="preserve">tank attacks meeps  -&gt; def  35 HP, atk  89 HP   (attacker wins trade)</w:t>
      </w:r>
      <w:r>
        <w:br/>
        <w:br/>
      </w:r>
      <w:r>
        <w:rPr>
          <w:rStyle w:val="VerbatimChar"/>
        </w:rPr>
        <w:t xml:space="preserve">tank attacks tank   -&gt; def  60 HP, atk  76 HP   (attacker wins trade)</w:t>
      </w:r>
      <w:r>
        <w:br/>
        <w:br/>
      </w:r>
      <w:r>
        <w:rPr>
          <w:rStyle w:val="VerbatimChar"/>
        </w:rPr>
        <w:t xml:space="preserve">tank attacks reeps  -&gt; def  50 HP, atk 100 HP   (attacker wins trade)</w:t>
      </w:r>
      <w:r>
        <w:br/>
        <w:br/>
      </w:r>
      <w:r>
        <w:rPr>
          <w:rStyle w:val="VerbatimChar"/>
        </w:rPr>
        <w:t xml:space="preserve">tank attacks munti  -&gt; def  40 HP, atk  92 HP   (attacker wins trade)</w:t>
      </w:r>
    </w:p>
    <w:p>
      <w:pPr>
        <w:pStyle w:val="FirstParagraph"/>
      </w:pPr>
      <w:r>
        <w:t xml:space="preserve">munti attacks meeps -&gt; def 70 HP, atk 51 HP (defender wins trade)</w:t>
      </w:r>
    </w:p>
    <w:p>
      <w:pPr>
        <w:pStyle w:val="BodyText"/>
      </w:pPr>
      <w:r>
        <w:t xml:space="preserve">munti attacks tank -&gt; def 80 HP, atk 52 HP (defender wins trade)</w:t>
      </w:r>
    </w:p>
    <w:p>
      <w:pPr>
        <w:pStyle w:val="BodyText"/>
      </w:pPr>
      <w:r>
        <w:t xml:space="preserve">munti attacks reeps -&gt; def 65 HP, atk 100 HP (attacker wins trade)</w:t>
      </w:r>
    </w:p>
    <w:p>
      <w:pPr>
        <w:pStyle w:val="BodyText"/>
      </w:pPr>
      <w:r>
        <w:t xml:space="preserve">munti attacks munti -&gt; def 70 HP, atk 79 HP (attacker wins trade)</w:t>
      </w:r>
    </w:p>
    <w:p>
      <w:pPr>
        <w:pStyle w:val="BodyText"/>
      </w:pPr>
      <w:r>
        <w:t xml:space="preserve">==========================================================================</w:t>
      </w:r>
    </w:p>
    <w:p>
      <w:pPr>
        <w:pStyle w:val="BodyText"/>
      </w:pPr>
      <w:r>
        <w:t xml:space="preserve">COUNTERATTACK RULE - the three conditions, exhaustively</w:t>
      </w:r>
    </w:p>
    <w:p>
      <w:pPr>
        <w:pStyle w:val="BodyText"/>
      </w:pPr>
      <w:r>
        <w:t xml:space="preserve">==========================================================================</w:t>
      </w:r>
    </w:p>
    <w:p>
      <w:pPr>
        <w:pStyle w:val="BodyText"/>
      </w:pPr>
      <w:r>
        <w:t xml:space="preserve">defender meeps attacked from distance 1: COUNTERS (canCounter=True, counterMaxRange=1)</w:t>
      </w:r>
    </w:p>
    <w:p>
      <w:pPr>
        <w:pStyle w:val="BodyText"/>
      </w:pPr>
      <w:r>
        <w:t xml:space="preserve">defender meeps attacked from distance 2: no counter (canCounter=True, counterMaxRange=1)</w:t>
      </w:r>
    </w:p>
    <w:p>
      <w:pPr>
        <w:pStyle w:val="BodyText"/>
      </w:pPr>
      <w:r>
        <w:t xml:space="preserve">defender meeps attacked from distance 3: no counter (canCounter=True, counterMaxRange=1)</w:t>
      </w:r>
    </w:p>
    <w:p>
      <w:pPr>
        <w:pStyle w:val="BodyText"/>
      </w:pPr>
      <w:r>
        <w:t xml:space="preserve">defender tank attacked from distance 1: COUNTERS (canCounter=True, counterMaxRange=1)</w:t>
      </w:r>
    </w:p>
    <w:p>
      <w:pPr>
        <w:pStyle w:val="BodyText"/>
      </w:pPr>
      <w:r>
        <w:t xml:space="preserve">defender tank attacked from distance 2: no counter (canCounter=True, counterMaxRange=1)</w:t>
      </w:r>
    </w:p>
    <w:p>
      <w:pPr>
        <w:pStyle w:val="BodyText"/>
      </w:pPr>
      <w:r>
        <w:t xml:space="preserve">defender tank attacked from distance 3: no counter (canCounter=True, counterMaxRange=1)</w:t>
      </w:r>
    </w:p>
    <w:p>
      <w:pPr>
        <w:pStyle w:val="BodyText"/>
      </w:pPr>
      <w:r>
        <w:t xml:space="preserve">defender reeps attacked from distance 1: no counter (canCounter=False, counterMaxRange=0)</w:t>
      </w:r>
    </w:p>
    <w:p>
      <w:pPr>
        <w:pStyle w:val="BodyText"/>
      </w:pPr>
      <w:r>
        <w:t xml:space="preserve">defender reeps attacked from distance 2: no counter (canCounter=False, counterMaxRange=0)</w:t>
      </w:r>
    </w:p>
    <w:p>
      <w:pPr>
        <w:pStyle w:val="BodyText"/>
      </w:pPr>
      <w:r>
        <w:t xml:space="preserve">defender reeps attacked from distance 3: no counter (canCounter=False, counterMaxRange=0)</w:t>
      </w:r>
    </w:p>
    <w:p>
      <w:pPr>
        <w:pStyle w:val="BodyText"/>
      </w:pPr>
      <w:r>
        <w:t xml:space="preserve">defender munti attacked from distance 1: COUNTERS (canCounter=True, counterMaxRange=1)</w:t>
      </w:r>
    </w:p>
    <w:p>
      <w:pPr>
        <w:pStyle w:val="BodyText"/>
      </w:pPr>
      <w:r>
        <w:t xml:space="preserve">defender munti attacked from distance 2: no counter (canCounter=True, counterMaxRange=1)</w:t>
      </w:r>
    </w:p>
    <w:p>
      <w:pPr>
        <w:pStyle w:val="BodyText"/>
      </w:pPr>
      <w:r>
        <w:t xml:space="preserve">defender munti attacked from distance 3: no counter (canCounter=True, counterMaxRange=1)</w:t>
      </w:r>
    </w:p>
    <w:p>
      <w:pPr>
        <w:pStyle w:val="BodyText"/>
      </w:pPr>
      <w:r>
        <w:t xml:space="preserve">==========================================================================</w:t>
      </w:r>
    </w:p>
    <w:p>
      <w:pPr>
        <w:pStyle w:val="BodyText"/>
      </w:pPr>
      <w:r>
        <w:t xml:space="preserve">REEPS FROM RANGE (no counter possible at range &gt;= 2)</w:t>
      </w:r>
    </w:p>
    <w:p>
      <w:pPr>
        <w:pStyle w:val="BodyText"/>
      </w:pPr>
      <w:r>
        <w:t xml:space="preserve">==========================================================================</w:t>
      </w:r>
    </w:p>
    <w:p>
      <w:pPr>
        <w:pStyle w:val="BodyText"/>
      </w:pPr>
      <w:r>
        <w:t xml:space="preserve">reeps -&gt; meeps 45 dmg, 0 counter, 3 shots to kill</w:t>
      </w:r>
    </w:p>
    <w:p>
      <w:pPr>
        <w:pStyle w:val="BodyText"/>
      </w:pPr>
      <w:r>
        <w:t xml:space="preserve">reeps -&gt; tank 70 dmg, 0 counter, 2 shots to kill</w:t>
      </w:r>
    </w:p>
    <w:p>
      <w:pPr>
        <w:pStyle w:val="BodyText"/>
      </w:pPr>
      <w:r>
        <w:t xml:space="preserve">reeps -&gt; reeps 50 dmg, 0 counter, 2 shots to kill</w:t>
      </w:r>
    </w:p>
    <w:p>
      <w:pPr>
        <w:pStyle w:val="BodyText"/>
      </w:pPr>
      <w:r>
        <w:t xml:space="preserve">reeps -&gt; munti 55 dmg, 0 counter, 2 shots to kill</w:t>
      </w:r>
    </w:p>
    <w:p>
      <w:pPr>
        <w:pStyle w:val="BodyText"/>
      </w:pPr>
      <w:r>
        <w:t xml:space="preserve">==========================================================================</w:t>
      </w:r>
    </w:p>
    <w:p>
      <w:pPr>
        <w:pStyle w:val="BodyText"/>
      </w:pPr>
      <w:r>
        <w:t xml:space="preserve">TIER GAP STRESS TEST (worst case: A-tier attacker vs G-tier defender)</w:t>
      </w:r>
    </w:p>
    <w:p>
      <w:pPr>
        <w:pStyle w:val="BodyText"/>
      </w:pPr>
      <w:r>
        <w:t xml:space="preserve">==========================================================================</w:t>
      </w:r>
    </w:p>
    <w:p>
      <w:pPr>
        <w:pStyle w:val="BodyText"/>
      </w:pPr>
      <w:r>
        <w:t xml:space="preserve">A-meeps -&gt; G-meeps raw 77 -&gt; dealt 77</w:t>
      </w:r>
    </w:p>
    <w:p>
      <w:pPr>
        <w:pStyle w:val="BodyText"/>
      </w:pPr>
      <w:r>
        <w:t xml:space="preserve">A-meeps -&gt; G-tank raw 42 -&gt; dealt 42</w:t>
      </w:r>
    </w:p>
    <w:p>
      <w:pPr>
        <w:pStyle w:val="BodyText"/>
      </w:pPr>
      <w:r>
        <w:t xml:space="preserve">A-meeps -&gt; G-reeps raw 105 -&gt; dealt 90 &lt;- capped</w:t>
      </w:r>
    </w:p>
    <w:p>
      <w:pPr>
        <w:pStyle w:val="BodyText"/>
      </w:pPr>
      <w:r>
        <w:t xml:space="preserve">A-meeps -&gt; G-munti raw 98 -&gt; dealt 90 &lt;- capped</w:t>
      </w:r>
    </w:p>
    <w:p>
      <w:pPr>
        <w:pStyle w:val="BodyText"/>
      </w:pPr>
      <w:r>
        <w:t xml:space="preserve">A-tank -&gt; G-meeps raw 91 -&gt; dealt 90 &lt;- capped</w:t>
      </w:r>
    </w:p>
    <w:p>
      <w:pPr>
        <w:pStyle w:val="BodyText"/>
      </w:pPr>
      <w:r>
        <w:t xml:space="preserve">A-tank -&gt; G-tank raw 56 -&gt; dealt 56</w:t>
      </w:r>
    </w:p>
    <w:p>
      <w:pPr>
        <w:pStyle w:val="BodyText"/>
      </w:pPr>
      <w:r>
        <w:t xml:space="preserve">A-tank -&gt; G-reeps raw 70 -&gt; dealt 70</w:t>
      </w:r>
    </w:p>
    <w:p>
      <w:pPr>
        <w:pStyle w:val="BodyText"/>
      </w:pPr>
      <w:r>
        <w:t xml:space="preserve">A-tank -&gt; G-munti raw 84 -&gt; dealt 84</w:t>
      </w:r>
    </w:p>
    <w:p>
      <w:pPr>
        <w:pStyle w:val="BodyText"/>
      </w:pPr>
      <w:r>
        <w:t xml:space="preserve">A-reeps -&gt; G-meeps raw 63 -&gt; dealt 63</w:t>
      </w:r>
    </w:p>
    <w:p>
      <w:pPr>
        <w:pStyle w:val="BodyText"/>
      </w:pPr>
      <w:r>
        <w:t xml:space="preserve">A-reeps -&gt; G-tank raw 98 -&gt; dealt 90 &lt;- capped</w:t>
      </w:r>
    </w:p>
    <w:p>
      <w:pPr>
        <w:pStyle w:val="BodyText"/>
      </w:pPr>
      <w:r>
        <w:t xml:space="preserve">A-reeps -&gt; G-reeps raw 70 -&gt; dealt 70</w:t>
      </w:r>
    </w:p>
    <w:p>
      <w:pPr>
        <w:pStyle w:val="BodyText"/>
      </w:pPr>
      <w:r>
        <w:t xml:space="preserve">A-reeps -&gt; G-munti raw 77 -&gt; dealt 77</w:t>
      </w:r>
    </w:p>
    <w:p>
      <w:pPr>
        <w:pStyle w:val="BodyText"/>
      </w:pPr>
      <w:r>
        <w:t xml:space="preserve">A-munti -&gt; G-meeps raw 42 -&gt; dealt 42</w:t>
      </w:r>
    </w:p>
    <w:p>
      <w:pPr>
        <w:pStyle w:val="BodyText"/>
      </w:pPr>
      <w:r>
        <w:t xml:space="preserve">A-munti -&gt; G-tank raw 28 -&gt; dealt 28</w:t>
      </w:r>
    </w:p>
    <w:p>
      <w:pPr>
        <w:pStyle w:val="BodyText"/>
      </w:pPr>
      <w:r>
        <w:t xml:space="preserve">A-munti -&gt; G-reeps raw 49 -&gt; dealt 49</w:t>
      </w:r>
    </w:p>
    <w:p>
      <w:pPr>
        <w:pStyle w:val="BodyText"/>
      </w:pPr>
      <w:r>
        <w:t xml:space="preserve">A-munti -&gt; G-munti raw 42 -&gt; dealt 42</w:t>
      </w:r>
    </w:p>
    <w:p>
      <w:pPr>
        <w:pStyle w:val="BodyText"/>
      </w:pPr>
      <w:r>
        <w:t xml:space="preserve">==========================================================================</w:t>
      </w:r>
    </w:p>
    <w:p>
      <w:pPr>
        <w:pStyle w:val="BodyText"/>
      </w:pPr>
      <w:r>
        <w:t xml:space="preserve">BLOOM ENDURANCE / VITALITY COLLAPSE RULE</w:t>
      </w:r>
    </w:p>
    <w:p>
      <w:pPr>
        <w:pStyle w:val="BodyText"/>
      </w:pPr>
      <w:r>
        <w:t xml:space="preserve">==========================================================================</w:t>
      </w:r>
    </w:p>
    <w:p>
      <w:pPr>
        <w:pStyle w:val="BodyText"/>
      </w:pPr>
      <w:r>
        <w:t xml:space="preserve">Gallcyst tanky-then-fragile (END 140 / VIT 20), attacker deals 45/hit</w:t>
      </w:r>
    </w:p>
    <w:p>
      <w:pPr>
        <w:pStyle w:val="SourceCode"/>
      </w:pPr>
      <w:r>
        <w:rPr>
          <w:rStyle w:val="VerbatimChar"/>
        </w:rPr>
        <w:t xml:space="preserve">hit 1: endurance -&gt; 95</w:t>
      </w:r>
      <w:r>
        <w:br/>
        <w:br/>
      </w:r>
      <w:r>
        <w:rPr>
          <w:rStyle w:val="VerbatimChar"/>
        </w:rPr>
        <w:t xml:space="preserve">hit 2: endurance -&gt; 50</w:t>
      </w:r>
      <w:r>
        <w:br/>
        <w:br/>
      </w:r>
      <w:r>
        <w:rPr>
          <w:rStyle w:val="VerbatimChar"/>
        </w:rPr>
        <w:t xml:space="preserve">hit 3: endurance -&gt; 5</w:t>
      </w:r>
      <w:r>
        <w:br/>
        <w:br/>
      </w:r>
      <w:r>
        <w:rPr>
          <w:rStyle w:val="VerbatimChar"/>
        </w:rPr>
        <w:t xml:space="preserve">hit 4: endurance -&gt; 0</w:t>
      </w:r>
      <w:r>
        <w:br/>
        <w:br/>
      </w:r>
      <w:r>
        <w:rPr>
          <w:rStyle w:val="VerbatimChar"/>
        </w:rPr>
        <w:t xml:space="preserve">        COLLAPSE state entered</w:t>
      </w:r>
      <w:r>
        <w:br/>
        <w:br/>
      </w:r>
      <w:r>
        <w:rPr>
          <w:rStyle w:val="VerbatimChar"/>
        </w:rPr>
        <w:t xml:space="preserve">hit 5: 45 &gt;= vitality 20 -&gt; KILLED OUTRIGHT</w:t>
      </w:r>
      <w:r>
        <w:br/>
        <w:br/>
      </w:r>
      <w:r>
        <w:rPr>
          <w:rStyle w:val="VerbatimChar"/>
        </w:rPr>
        <w:t xml:space="preserve">total hits to kill: 5</w:t>
      </w:r>
    </w:p>
    <w:p>
      <w:pPr>
        <w:pStyle w:val="FirstParagraph"/>
      </w:pPr>
      <w:r>
        <w:t xml:space="preserve">Sporethrower fragile-then-grindy (END 50 / VIT 80), attacker deals 45/hit</w:t>
      </w:r>
    </w:p>
    <w:p>
      <w:pPr>
        <w:pStyle w:val="SourceCode"/>
      </w:pPr>
      <w:r>
        <w:rPr>
          <w:rStyle w:val="VerbatimChar"/>
        </w:rPr>
        <w:t xml:space="preserve">hit 1: endurance -&gt; 5</w:t>
      </w:r>
      <w:r>
        <w:br/>
        <w:br/>
      </w:r>
      <w:r>
        <w:rPr>
          <w:rStyle w:val="VerbatimChar"/>
        </w:rPr>
        <w:t xml:space="preserve">hit 2: endurance -&gt; 0</w:t>
      </w:r>
      <w:r>
        <w:br/>
        <w:br/>
      </w:r>
      <w:r>
        <w:rPr>
          <w:rStyle w:val="VerbatimChar"/>
        </w:rPr>
        <w:t xml:space="preserve">        COLLAPSE state entered</w:t>
      </w:r>
      <w:r>
        <w:br/>
        <w:br/>
      </w:r>
      <w:r>
        <w:rPr>
          <w:rStyle w:val="VerbatimChar"/>
        </w:rPr>
        <w:t xml:space="preserve">hit 3: chipping vitality -&gt; 35</w:t>
      </w:r>
      <w:r>
        <w:br/>
        <w:br/>
      </w:r>
      <w:r>
        <w:rPr>
          <w:rStyle w:val="VerbatimChar"/>
        </w:rPr>
        <w:t xml:space="preserve">hit 4: 45 &gt;= vitality 35 -&gt; KILLED OUTRIGHT</w:t>
      </w:r>
      <w:r>
        <w:br/>
        <w:br/>
      </w:r>
      <w:r>
        <w:rPr>
          <w:rStyle w:val="VerbatimChar"/>
        </w:rPr>
        <w:t xml:space="preserve">total hits to kill: 4</w:t>
      </w:r>
    </w:p>
    <w:p>
      <w:pPr>
        <w:pStyle w:val="FirstParagraph"/>
      </w:pPr>
      <w:r>
        <w:t xml:space="preserve">Crawlmass chaff (END 40 / VIT 60), attacker deals 45/hit</w:t>
      </w:r>
    </w:p>
    <w:p>
      <w:pPr>
        <w:pStyle w:val="SourceCode"/>
      </w:pPr>
      <w:r>
        <w:rPr>
          <w:rStyle w:val="VerbatimChar"/>
        </w:rPr>
        <w:t xml:space="preserve">hit 1: endurance -&gt; 0</w:t>
      </w:r>
      <w:r>
        <w:br/>
        <w:br/>
      </w:r>
      <w:r>
        <w:rPr>
          <w:rStyle w:val="VerbatimChar"/>
        </w:rPr>
        <w:t xml:space="preserve">        COLLAPSE state entered</w:t>
      </w:r>
      <w:r>
        <w:br/>
        <w:br/>
      </w:r>
      <w:r>
        <w:rPr>
          <w:rStyle w:val="VerbatimChar"/>
        </w:rPr>
        <w:t xml:space="preserve">hit 2: chipping vitality -&gt; 15</w:t>
      </w:r>
      <w:r>
        <w:br/>
        <w:br/>
      </w:r>
      <w:r>
        <w:rPr>
          <w:rStyle w:val="VerbatimChar"/>
        </w:rPr>
        <w:t xml:space="preserve">hit 3: 45 &gt;= vitality 15 -&gt; KILLED OUTRIGHT</w:t>
      </w:r>
      <w:r>
        <w:br/>
        <w:br/>
      </w:r>
      <w:r>
        <w:rPr>
          <w:rStyle w:val="VerbatimChar"/>
        </w:rPr>
        <w:t xml:space="preserve">total hits to kill: 3</w:t>
      </w:r>
    </w:p>
    <w:p>
      <w:pPr>
        <w:pStyle w:val="FirstParagraph"/>
      </w:pPr>
      <w:r>
        <w:t xml:space="preserve">Heartwood boss (END 400 / VIT 60), attacker deals 70/hit</w:t>
      </w:r>
    </w:p>
    <w:p>
      <w:pPr>
        <w:pStyle w:val="SourceCode"/>
      </w:pPr>
      <w:r>
        <w:rPr>
          <w:rStyle w:val="VerbatimChar"/>
        </w:rPr>
        <w:t xml:space="preserve">hit 1: endurance -&gt; 330</w:t>
      </w:r>
      <w:r>
        <w:br/>
        <w:br/>
      </w:r>
      <w:r>
        <w:rPr>
          <w:rStyle w:val="VerbatimChar"/>
        </w:rPr>
        <w:t xml:space="preserve">hit 2: endurance -&gt; 260</w:t>
      </w:r>
      <w:r>
        <w:br/>
        <w:br/>
      </w:r>
      <w:r>
        <w:rPr>
          <w:rStyle w:val="VerbatimChar"/>
        </w:rPr>
        <w:t xml:space="preserve">hit 3: endurance -&gt; 190</w:t>
      </w:r>
      <w:r>
        <w:br/>
        <w:br/>
      </w:r>
      <w:r>
        <w:rPr>
          <w:rStyle w:val="VerbatimChar"/>
        </w:rPr>
        <w:t xml:space="preserve">hit 4: endurance -&gt; 120</w:t>
      </w:r>
      <w:r>
        <w:br/>
        <w:br/>
      </w:r>
      <w:r>
        <w:rPr>
          <w:rStyle w:val="VerbatimChar"/>
        </w:rPr>
        <w:t xml:space="preserve">hit 5: endurance -&gt; 50</w:t>
      </w:r>
      <w:r>
        <w:br/>
        <w:br/>
      </w:r>
      <w:r>
        <w:rPr>
          <w:rStyle w:val="VerbatimChar"/>
        </w:rPr>
        <w:t xml:space="preserve">hit 6: endurance -&gt; 0</w:t>
      </w:r>
      <w:r>
        <w:br/>
        <w:br/>
      </w:r>
      <w:r>
        <w:rPr>
          <w:rStyle w:val="VerbatimChar"/>
        </w:rPr>
        <w:t xml:space="preserve">        COLLAPSE state entered</w:t>
      </w:r>
      <w:r>
        <w:br/>
        <w:br/>
      </w:r>
      <w:r>
        <w:rPr>
          <w:rStyle w:val="VerbatimChar"/>
        </w:rPr>
        <w:t xml:space="preserve">hit 7: 70 &gt;= vitality 60 -&gt; KILLED OUTRIGHT</w:t>
      </w:r>
      <w:r>
        <w:br/>
        <w:br/>
      </w:r>
      <w:r>
        <w:rPr>
          <w:rStyle w:val="VerbatimChar"/>
        </w:rPr>
        <w:t xml:space="preserve">total hits to kill: 7</w:t>
      </w:r>
    </w:p>
    <w:p>
      <w:pPr>
        <w:pStyle w:val="FirstParagraph"/>
      </w:pPr>
      <w:r>
        <w:t xml:space="preserve">==========================================================================</w:t>
      </w:r>
    </w:p>
    <w:p>
      <w:pPr>
        <w:pStyle w:val="BodyText"/>
      </w:pPr>
      <w:r>
        <w:t xml:space="preserve">TERRAIN CHECK</w:t>
      </w:r>
    </w:p>
    <w:p>
      <w:pPr>
        <w:pStyle w:val="BodyText"/>
      </w:pPr>
      <w:r>
        <w:t xml:space="preserve">==========================================================================</w:t>
      </w:r>
    </w:p>
    <w:p>
      <w:pPr>
        <w:pStyle w:val="BodyText"/>
      </w:pPr>
      <w:r>
        <w:t xml:space="preserve">reeps -&gt; tank on open (0*): 70 dmg, 2 shots</w:t>
      </w:r>
    </w:p>
    <w:p>
      <w:pPr>
        <w:pStyle w:val="BodyText"/>
      </w:pPr>
      <w:r>
        <w:t xml:space="preserve">reeps -&gt; tank on rubble (2*): 56 dmg, 2 shots</w:t>
      </w:r>
    </w:p>
    <w:p>
      <w:pPr>
        <w:pStyle w:val="BodyText"/>
      </w:pPr>
      <w:r>
        <w:t xml:space="preserve">reeps -&gt; tank on structure (3*): 49 dmg, 3 shots</w:t>
      </w:r>
    </w:p>
    <w:p>
      <w:pPr>
        <w:pStyle w:val="BodyText"/>
      </w:pPr>
      <w:r>
        <w:t xml:space="preserve">reeps -&gt; tank on ridge (4*): 42 dmg, 3 shots</w:t>
      </w:r>
    </w:p>
    <w:p>
      <w:pPr>
        <w:pStyle w:val="BodyText"/>
      </w:pPr>
      <w:r>
        <w:t xml:space="preserve">==========================================================================</w:t>
      </w:r>
    </w:p>
    <w:p>
      <w:pPr>
        <w:pStyle w:val="BodyText"/>
      </w:pPr>
      <w:r>
        <w:t xml:space="preserve">CENTAUROID CHARGE (&gt;=3 tiles straight line over cost-1 terrain)</w:t>
      </w:r>
    </w:p>
    <w:p>
      <w:pPr>
        <w:pStyle w:val="BodyText"/>
      </w:pPr>
      <w:r>
        <w:t xml:space="preserve">==========================================================================</w:t>
      </w:r>
    </w:p>
    <w:p>
      <w:pPr>
        <w:pStyle w:val="BodyText"/>
      </w:pPr>
      <w:r>
        <w:t xml:space="preserve">charging meeps -&gt; meeps 55 -&gt; 69</w:t>
      </w:r>
    </w:p>
    <w:p>
      <w:pPr>
        <w:pStyle w:val="BodyText"/>
      </w:pPr>
      <w:r>
        <w:t xml:space="preserve">charging meeps -&gt; tank 30 -&gt; 38</w:t>
      </w:r>
    </w:p>
    <w:p>
      <w:pPr>
        <w:pStyle w:val="BodyText"/>
      </w:pPr>
      <w:r>
        <w:t xml:space="preserve">charging meeps -&gt; reeps 75 -&gt; 90</w:t>
      </w:r>
    </w:p>
    <w:p>
      <w:pPr>
        <w:pStyle w:val="BodyText"/>
      </w:pPr>
      <w:r>
        <w:t xml:space="preserve">charging meeps -&gt; munti 70 -&gt; 88</w:t>
      </w:r>
    </w:p>
    <w:p>
      <w:pPr>
        <w:pStyle w:val="BodyText"/>
      </w:pPr>
      <w:r>
        <w:t xml:space="preserve">==========================================================================</w:t>
      </w:r>
    </w:p>
    <w:p>
      <w:pPr>
        <w:pStyle w:val="BodyText"/>
      </w:pPr>
      <w:r>
        <w:t xml:space="preserve">RESULT</w:t>
      </w:r>
    </w:p>
    <w:p>
      <w:pPr>
        <w:pStyle w:val="BodyText"/>
      </w:pPr>
      <w:r>
        <w:t xml:space="preserve">==========================================================================</w:t>
      </w:r>
    </w:p>
    <w:p>
      <w:pPr>
        <w:pStyle w:val="BodyText"/>
      </w:pPr>
      <w:r>
        <w:t xml:space="preserve">All gates passed. Triangle holds, nothing one-shots a full-HP unit,</w:t>
      </w:r>
    </w:p>
    <w:p>
      <w:pPr>
        <w:pStyle w:val="BodyText"/>
      </w:pPr>
      <w:r>
        <w:t xml:space="preserve">collapse rule converges, fortified units stay killable.</w:t>
      </w:r>
    </w:p>
    <w:p>
      <w:pPr>
        <w:pStyle w:val="BodyText"/>
      </w:pPr>
      <w:r>
        <w:t xml:space="preserve">==========================================================================</w:t>
      </w:r>
    </w:p>
    <w:bookmarkEnd w:id="61"/>
    <w:bookmarkStart w:id="62" w:name="Xd7dbe427f2d1860a57c349c375808edff371142"/>
    <w:p>
      <w:pPr>
        <w:pStyle w:val="Heading1"/>
      </w:pPr>
      <w:r>
        <w:rPr>
          <w:bCs/>
          <w:b/>
        </w:rPr>
        <w:t xml:space="preserve">14. Porting checklist</w:t>
      </w:r>
    </w:p>
    <w:p>
      <w:pPr>
        <w:pStyle w:val="FirstParagraph"/>
      </w:pPr>
      <w:r>
        <w:t xml:space="preserve">Everything in this document that is not simulated, in one place, so you can clear it in a single pass with the source folder open.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Item</w:t>
            </w:r>
          </w:p>
        </w:tc>
        <w:tc>
          <w:tcPr/>
          <w:p>
            <w:pPr>
              <w:pStyle w:val="Compact"/>
              <w:jc w:val="left"/>
            </w:pPr>
            <w:r>
              <w:rPr>
                <w:bCs/>
                <w:b/>
              </w:rPr>
              <w:t xml:space="preserve">Where</w:t>
            </w:r>
          </w:p>
        </w:tc>
        <w:tc>
          <w:tcPr/>
          <w:p>
            <w:pPr>
              <w:pStyle w:val="Compact"/>
              <w:jc w:val="left"/>
            </w:pPr>
            <w:r>
              <w:rPr>
                <w:bCs/>
                <w:b/>
              </w:rPr>
              <w:t xml:space="preserve">Effort</w:t>
            </w:r>
          </w:p>
        </w:tc>
      </w:tr>
      <w:tr>
        <w:tc>
          <w:tcPr/>
          <w:p>
            <w:pPr>
              <w:pStyle w:val="Compact"/>
              <w:jc w:val="left"/>
            </w:pPr>
            <w:r>
              <w:t xml:space="preserve">1</w:t>
            </w:r>
          </w:p>
        </w:tc>
        <w:tc>
          <w:tcPr/>
          <w:p>
            <w:pPr>
              <w:pStyle w:val="Compact"/>
              <w:jc w:val="left"/>
            </w:pPr>
            <w:r>
              <w:t xml:space="preserve">Team One names — spelling and completeness</w:t>
            </w:r>
          </w:p>
        </w:tc>
        <w:tc>
          <w:tcPr/>
          <w:p>
            <w:pPr>
              <w:pStyle w:val="Compact"/>
              <w:jc w:val="left"/>
            </w:pPr>
            <w:r>
              <w:t xml:space="preserve">§4</w:t>
            </w:r>
          </w:p>
        </w:tc>
        <w:tc>
          <w:tcPr/>
          <w:p>
            <w:pPr>
              <w:pStyle w:val="Compact"/>
              <w:jc w:val="left"/>
            </w:pPr>
            <w:r>
              <w:t xml:space="preserve">Minutes</w:t>
            </w:r>
          </w:p>
        </w:tc>
      </w:tr>
      <w:tr>
        <w:tc>
          <w:tcPr/>
          <w:p>
            <w:pPr>
              <w:pStyle w:val="Compact"/>
              <w:jc w:val="left"/>
            </w:pPr>
            <w:r>
              <w:t xml:space="preserve">2</w:t>
            </w:r>
          </w:p>
        </w:tc>
        <w:tc>
          <w:tcPr/>
          <w:p>
            <w:pPr>
              <w:pStyle w:val="Compact"/>
              <w:jc w:val="left"/>
            </w:pPr>
            <w:r>
              <w:t xml:space="preserve">Team One species and chassis. Currently all human/bipedal.</w:t>
            </w:r>
          </w:p>
        </w:tc>
        <w:tc>
          <w:tcPr/>
          <w:p>
            <w:pPr>
              <w:pStyle w:val="Compact"/>
              <w:jc w:val="left"/>
            </w:pPr>
            <w:r>
              <w:t xml:space="preserve">§4</w:t>
            </w:r>
          </w:p>
        </w:tc>
        <w:tc>
          <w:tcPr/>
          <w:p>
            <w:pPr>
              <w:pStyle w:val="Compact"/>
              <w:jc w:val="left"/>
            </w:pPr>
            <w:r>
              <w:t xml:space="preserve">Minutes. One field per pilot.</w:t>
            </w:r>
          </w:p>
        </w:tc>
      </w:tr>
      <w:tr>
        <w:tc>
          <w:tcPr/>
          <w:p>
            <w:pPr>
              <w:pStyle w:val="Compact"/>
              <w:jc w:val="left"/>
            </w:pPr>
            <w:r>
              <w:t xml:space="preserve">3</w:t>
            </w:r>
          </w:p>
        </w:tc>
        <w:tc>
          <w:tcPr/>
          <w:p>
            <w:pPr>
              <w:pStyle w:val="Compact"/>
              <w:jc w:val="left"/>
            </w:pPr>
            <w:r>
              <w:t xml:space="preserve">Mek names — </w:t>
            </w:r>
            <w:r>
              <w:rPr>
                <w:bCs/>
                <w:b/>
              </w:rPr>
              <w:t xml:space="preserve">resolved, 9 Sep 2026, differently than this row expected.</w:t>
            </w:r>
            <w:r>
              <w:t xml:space="preserve"> "Mek" no longer means this Loadout record at all; the possessive-style placeholders below are archived example data, not a gap. Real Mek (companion) names live in </w:t>
            </w:r>
            <w:r>
              <w:rPr>
                <w:rStyle w:val="VerbatimChar"/>
              </w:rPr>
              <w:t xml:space="preserve">data/names.ts</w:t>
            </w:r>
            <w:r>
              <w:t xml:space="preserve">. See §5's terminology note.</w:t>
            </w:r>
          </w:p>
        </w:tc>
        <w:tc>
          <w:tcPr/>
          <w:p>
            <w:pPr>
              <w:pStyle w:val="Compact"/>
              <w:jc w:val="left"/>
            </w:pPr>
            <w:r>
              <w:t xml:space="preserve">§4.2</w:t>
            </w:r>
          </w:p>
        </w:tc>
        <w:tc>
          <w:tcPr/>
          <w:p>
            <w:pPr>
              <w:pStyle w:val="Compact"/>
              <w:jc w:val="left"/>
            </w:pPr>
            <w:r>
              <w:t xml:space="preserve">Resolved</w:t>
            </w:r>
          </w:p>
        </w:tc>
      </w:tr>
      <w:tr>
        <w:tc>
          <w:tcPr/>
          <w:p>
            <w:pPr>
              <w:pStyle w:val="Compact"/>
              <w:jc w:val="left"/>
            </w:pPr>
            <w:r>
              <w:t xml:space="preserve">4</w:t>
            </w:r>
          </w:p>
        </w:tc>
        <w:tc>
          <w:tcPr/>
          <w:p>
            <w:pPr>
              <w:pStyle w:val="Compact"/>
              <w:jc w:val="left"/>
            </w:pPr>
            <w:r>
              <w:rPr>
                <w:bCs/>
                <w:b/>
              </w:rPr>
              <w:t xml:space="preserve">Who is removed by ev_extraction_failure. Currently empty.</w:t>
            </w:r>
          </w:p>
        </w:tc>
        <w:tc>
          <w:tcPr/>
          <w:p>
            <w:pPr>
              <w:pStyle w:val="Compact"/>
              <w:jc w:val="left"/>
            </w:pPr>
            <w:r>
              <w:t xml:space="preserve">§11.4</w:t>
            </w:r>
          </w:p>
        </w:tc>
        <w:tc>
          <w:tcPr/>
          <w:p>
            <w:pPr>
              <w:pStyle w:val="Compact"/>
              <w:jc w:val="left"/>
            </w:pPr>
            <w:r>
              <w:rPr>
                <w:bCs/>
                <w:b/>
              </w:rPr>
              <w:t xml:space="preserve">The one real blocker for Mission 3.</w:t>
            </w:r>
          </w:p>
        </w:tc>
      </w:tr>
      <w:tr>
        <w:tc>
          <w:tcPr/>
          <w:p>
            <w:pPr>
              <w:pStyle w:val="Compact"/>
              <w:jc w:val="left"/>
            </w:pPr>
            <w:r>
              <w:t xml:space="preserve">5</w:t>
            </w:r>
          </w:p>
        </w:tc>
        <w:tc>
          <w:tcPr/>
          <w:p>
            <w:pPr>
              <w:pStyle w:val="Compact"/>
              <w:jc w:val="left"/>
            </w:pPr>
            <w:r>
              <w:t xml:space="preserve">Bestiary enum vocabulary — weapon, movement, perception, intelligence values</w:t>
            </w:r>
          </w:p>
        </w:tc>
        <w:tc>
          <w:tcPr/>
          <w:p>
            <w:pPr>
              <w:pStyle w:val="Compact"/>
              <w:jc w:val="left"/>
            </w:pPr>
            <w:r>
              <w:t xml:space="preserve">§2</w:t>
            </w:r>
          </w:p>
        </w:tc>
        <w:tc>
          <w:tcPr/>
          <w:p>
            <w:pPr>
              <w:pStyle w:val="Compact"/>
              <w:jc w:val="left"/>
            </w:pPr>
            <w:r>
              <w:t xml:space="preserve">TypeScript will surface every mismatch at compile time.</w:t>
            </w:r>
          </w:p>
        </w:tc>
      </w:tr>
      <w:tr>
        <w:tc>
          <w:tcPr/>
          <w:p>
            <w:pPr>
              <w:pStyle w:val="Compact"/>
              <w:jc w:val="left"/>
            </w:pPr>
            <w:r>
              <w:t xml:space="preserve">6</w:t>
            </w:r>
          </w:p>
        </w:tc>
        <w:tc>
          <w:tcPr/>
          <w:p>
            <w:pPr>
              <w:pStyle w:val="Compact"/>
              <w:jc w:val="left"/>
            </w:pPr>
            <w:r>
              <w:t xml:space="preserve">Bloom colour families. Currently placeholder hex.</w:t>
            </w:r>
          </w:p>
        </w:tc>
        <w:tc>
          <w:tcPr/>
          <w:p>
            <w:pPr>
              <w:pStyle w:val="Compact"/>
              <w:jc w:val="left"/>
            </w:pPr>
            <w:r>
              <w:t xml:space="preserve">§8.4</w:t>
            </w:r>
          </w:p>
        </w:tc>
        <w:tc>
          <w:tcPr/>
          <w:p>
            <w:pPr>
              <w:pStyle w:val="Compact"/>
              <w:jc w:val="left"/>
            </w:pPr>
            <w:r>
              <w:t xml:space="preserve">Art only. Zero for the placeholder pass.</w:t>
            </w:r>
          </w:p>
        </w:tc>
      </w:tr>
      <w:tr>
        <w:tc>
          <w:tcPr/>
          <w:p>
            <w:pPr>
              <w:pStyle w:val="Compact"/>
              <w:jc w:val="left"/>
            </w:pPr>
            <w:r>
              <w:t xml:space="preserve">7</w:t>
            </w:r>
          </w:p>
        </w:tc>
        <w:tc>
          <w:tcPr/>
          <w:p>
            <w:pPr>
              <w:pStyle w:val="Compact"/>
              <w:jc w:val="left"/>
            </w:pPr>
            <w:r>
              <w:t xml:space="preserve">Gear tier names per path — Stocklance, Flareblade and the rest</w:t>
            </w:r>
          </w:p>
        </w:tc>
        <w:tc>
          <w:tcPr/>
          <w:p>
            <w:pPr>
              <w:pStyle w:val="Compact"/>
              <w:jc w:val="left"/>
            </w:pPr>
            <w:r>
              <w:t xml:space="preserve">§7.2</w:t>
            </w:r>
          </w:p>
        </w:tc>
        <w:tc>
          <w:tcPr/>
          <w:p>
            <w:pPr>
              <w:pStyle w:val="Compact"/>
              <w:jc w:val="left"/>
            </w:pPr>
            <w:r>
              <w:t xml:space="preserve">Display strings only.</w:t>
            </w:r>
          </w:p>
        </w:tc>
      </w:tr>
      <w:tr>
        <w:tc>
          <w:tcPr/>
          <w:p>
            <w:pPr>
              <w:pStyle w:val="Compact"/>
              <w:jc w:val="left"/>
            </w:pPr>
            <w:r>
              <w:t xml:space="preserve">8</w:t>
            </w:r>
          </w:p>
        </w:tc>
        <w:tc>
          <w:tcPr/>
          <w:p>
            <w:pPr>
              <w:pStyle w:val="Compact"/>
              <w:jc w:val="left"/>
            </w:pPr>
            <w:r>
              <w:t xml:space="preserve">Points-shop cost bands. Mine are designed against slice length, not converted from your catalogue.</w:t>
            </w:r>
          </w:p>
        </w:tc>
        <w:tc>
          <w:tcPr/>
          <w:p>
            <w:pPr>
              <w:pStyle w:val="Compact"/>
              <w:jc w:val="left"/>
            </w:pPr>
            <w:r>
              <w:t xml:space="preserve">§12</w:t>
            </w:r>
          </w:p>
        </w:tc>
        <w:tc>
          <w:tcPr/>
          <w:p>
            <w:pPr>
              <w:pStyle w:val="Compact"/>
              <w:jc w:val="left"/>
            </w:pPr>
            <w:r>
              <w:t xml:space="preserve">Pacing. Tunable at any time.</w:t>
            </w:r>
          </w:p>
        </w:tc>
      </w:tr>
      <w:tr>
        <w:tc>
          <w:tcPr/>
          <w:p>
            <w:pPr>
              <w:pStyle w:val="Compact"/>
              <w:jc w:val="left"/>
            </w:pPr>
            <w:r>
              <w:t xml:space="preserve">9</w:t>
            </w:r>
          </w:p>
        </w:tc>
        <w:tc>
          <w:tcPr/>
          <w:p>
            <w:pPr>
              <w:pStyle w:val="Compact"/>
              <w:jc w:val="left"/>
            </w:pPr>
            <w:r>
              <w:t xml:space="preserve">Whether the Collapse rule matches your intent</w:t>
            </w:r>
          </w:p>
        </w:tc>
        <w:tc>
          <w:tcPr/>
          <w:p>
            <w:pPr>
              <w:pStyle w:val="Compact"/>
              <w:jc w:val="left"/>
            </w:pPr>
            <w:r>
              <w:t xml:space="preserve">§8.3</w:t>
            </w:r>
          </w:p>
        </w:tc>
        <w:tc>
          <w:tcPr/>
          <w:p>
            <w:pPr>
              <w:pStyle w:val="Compact"/>
              <w:jc w:val="left"/>
            </w:pPr>
            <w:r>
              <w:t xml:space="preserve">One function. Cheap to change, expensive to leave wrong.</w:t>
            </w:r>
          </w:p>
        </w:tc>
      </w:tr>
      <w:tr>
        <w:tc>
          <w:tcPr/>
          <w:p>
            <w:pPr>
              <w:pStyle w:val="Compact"/>
              <w:jc w:val="left"/>
            </w:pPr>
            <w:r>
              <w:t xml:space="preserve">10</w:t>
            </w:r>
          </w:p>
        </w:tc>
        <w:tc>
          <w:tcPr/>
          <w:p>
            <w:pPr>
              <w:pStyle w:val="Compact"/>
              <w:jc w:val="left"/>
            </w:pPr>
            <w:r>
              <w:t xml:space="preserve">That nothing anywhere contains the reserved term</w:t>
            </w:r>
          </w:p>
        </w:tc>
        <w:tc>
          <w:tcPr/>
          <w:p>
            <w:pPr>
              <w:pStyle w:val="Compact"/>
              <w:jc w:val="left"/>
            </w:pPr>
            <w:r>
              <w:t xml:space="preserve">Everywhere</w:t>
            </w:r>
          </w:p>
        </w:tc>
        <w:tc>
          <w:tcPr/>
          <w:p>
            <w:pPr>
              <w:pStyle w:val="Compact"/>
              <w:jc w:val="left"/>
            </w:pPr>
            <w:r>
              <w:rPr>
                <w:bCs/>
                <w:b/>
              </w:rPr>
              <w:t xml:space="preserve">Automated. See the Build Brief §2.</w:t>
            </w:r>
          </w:p>
        </w:tc>
      </w:tr>
    </w:tbl>
    <w:p>
      <w:pPr>
        <w:pStyle w:val="BodyText"/>
      </w:pPr>
      <w:r>
        <w:rPr>
          <w:iCs/>
          <w:i/>
        </w:rPr>
        <w:t xml:space="preserve">End of Data Pack v0.1. Next document: the Build Brief.</w:t>
      </w:r>
    </w:p>
    <w:p>
      <w:pPr>
        <w:pStyle w:val="BodyText"/>
      </w:pPr>
      <w:r>
        <w:t xml:space="preserve">Data Pack v0.1 · page</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Bloom Wars - Data Pack v0.1</dc:title>
  <dc:creator/>
  <cp:keywords/>
  <dcterms:created xsi:type="dcterms:W3CDTF">2026-09-09T23:52:26Z</dcterms:created>
  <dcterms:modified xsi:type="dcterms:W3CDTF">2026-09-09T23:52:26Z</dcterms:modified>
</cp:coreProperties>
</file>

<file path=docProps/custom.xml><?xml version="1.0" encoding="utf-8"?>
<Properties xmlns="http://schemas.openxmlformats.org/officeDocument/2006/custom-properties" xmlns:vt="http://schemas.openxmlformats.org/officeDocument/2006/docPropsVTypes"/>
</file>