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Bloom Wars - Game Design Document v0.2</w:t>
      </w:r>
    </w:p>
    <w:p>
      <w:pPr>
        <w:pStyle w:val="FirstParagraph"/>
      </w:pPr>
      <w:r>
        <w:t xml:space="preserve">THE BLOOM WARS · Game Design Document v0.2</w:t>
      </w:r>
    </w:p>
    <w:p>
      <w:pPr>
        <w:pStyle w:val="BodyText"/>
      </w:pPr>
      <w:r>
        <w:rPr>
          <w:bCs/>
          <w:b/>
        </w:rPr>
        <w:t xml:space="preserve">THE BLOOM WARS</w:t>
      </w:r>
    </w:p>
    <w:p>
      <w:pPr>
        <w:pStyle w:val="BodyText"/>
      </w:pPr>
      <w:r>
        <w:rPr>
          <w:bCs/>
          <w:b/>
        </w:rPr>
        <w:t xml:space="preserve">Game Design Document v0.2</w:t>
      </w:r>
    </w:p>
    <w:p>
      <w:pPr>
        <w:pStyle w:val="BodyText"/>
      </w:pPr>
      <w:r>
        <w:rPr>
          <w:iCs/>
          <w:i/>
        </w:rPr>
        <w:t xml:space="preserve">Grid-based turn-based tactics · vertical slice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Value</w:t>
            </w:r>
          </w:p>
        </w:tc>
      </w:tr>
      <w:tr>
        <w:tc>
          <w:tcPr/>
          <w:p>
            <w:pPr>
              <w:pStyle w:val="Compact"/>
              <w:jc w:val="left"/>
            </w:pPr>
            <w:r>
              <w:t xml:space="preserve">Version</w:t>
            </w:r>
          </w:p>
        </w:tc>
        <w:tc>
          <w:tcPr/>
          <w:p>
            <w:pPr>
              <w:pStyle w:val="Compact"/>
              <w:jc w:val="left"/>
            </w:pPr>
            <w:r>
              <w:t xml:space="preserve">v0.2 — supersedes v0.1</w:t>
            </w:r>
          </w:p>
        </w:tc>
      </w:tr>
      <w:tr>
        <w:tc>
          <w:tcPr/>
          <w:p>
            <w:pPr>
              <w:pStyle w:val="Compact"/>
              <w:jc w:val="left"/>
            </w:pPr>
            <w:r>
              <w:t xml:space="preserve">Date</w:t>
            </w:r>
          </w:p>
        </w:tc>
        <w:tc>
          <w:tcPr/>
          <w:p>
            <w:pPr>
              <w:pStyle w:val="Compact"/>
              <w:jc w:val="left"/>
            </w:pPr>
            <w:r>
              <w:t xml:space="preserve">21 August 2026</w:t>
            </w:r>
          </w:p>
        </w:tc>
      </w:tr>
      <w:tr>
        <w:tc>
          <w:tcPr/>
          <w:p>
            <w:pPr>
              <w:pStyle w:val="Compact"/>
              <w:jc w:val="left"/>
            </w:pPr>
            <w:r>
              <w:t xml:space="preserve">Status</w:t>
            </w:r>
          </w:p>
        </w:tc>
        <w:tc>
          <w:tcPr/>
          <w:p>
            <w:pPr>
              <w:pStyle w:val="Compact"/>
              <w:jc w:val="left"/>
            </w:pPr>
            <w:r>
              <w:t xml:space="preserve">Four decisions locked. Three corrections flagged for veto in §0.2.</w:t>
            </w:r>
          </w:p>
        </w:tc>
      </w:tr>
      <w:tr>
        <w:tc>
          <w:tcPr/>
          <w:p>
            <w:pPr>
              <w:pStyle w:val="Compact"/>
              <w:jc w:val="left"/>
            </w:pPr>
            <w:r>
              <w:t xml:space="preserve">Genre</w:t>
            </w:r>
          </w:p>
        </w:tc>
        <w:tc>
          <w:tcPr/>
          <w:p>
            <w:pPr>
              <w:pStyle w:val="Compact"/>
              <w:jc w:val="left"/>
            </w:pPr>
            <w:r>
              <w:t xml:space="preserve">Grid-based turn-based tactics, Advance Wars structure, CO-less</w:t>
            </w:r>
          </w:p>
        </w:tc>
      </w:tr>
      <w:tr>
        <w:tc>
          <w:tcPr/>
          <w:p>
            <w:pPr>
              <w:pStyle w:val="Compact"/>
              <w:jc w:val="left"/>
            </w:pPr>
            <w:r>
              <w:t xml:space="preserve">Target</w:t>
            </w:r>
          </w:p>
        </w:tc>
        <w:tc>
          <w:tcPr/>
          <w:p>
            <w:pPr>
              <w:pStyle w:val="Compact"/>
              <w:jc w:val="left"/>
            </w:pPr>
            <w:r>
              <w:t xml:space="preserve">Web (TypeScript + Vite + Phaser 3). Desktop is a later port.</w:t>
            </w:r>
          </w:p>
        </w:tc>
      </w:tr>
      <w:tr>
        <w:tc>
          <w:tcPr/>
          <w:p>
            <w:pPr>
              <w:pStyle w:val="Compact"/>
              <w:jc w:val="left"/>
            </w:pPr>
            <w:r>
              <w:t xml:space="preserve">Slice scope</w:t>
            </w:r>
          </w:p>
        </w:tc>
        <w:tc>
          <w:tcPr/>
          <w:p>
            <w:pPr>
              <w:pStyle w:val="Compact"/>
              <w:jc w:val="left"/>
            </w:pPr>
            <w:r>
              <w:t xml:space="preserve">4 missions · 5 pilots · 5 Loadouts · 7 Bloom archetypes · 4 hostile mechs</w:t>
            </w:r>
          </w:p>
        </w:tc>
      </w:tr>
      <w:tr>
        <w:tc>
          <w:tcPr/>
          <w:p>
            <w:pPr>
              <w:pStyle w:val="Compact"/>
              <w:jc w:val="left"/>
            </w:pPr>
            <w:r>
              <w:t xml:space="preserve">Companions</w:t>
            </w:r>
          </w:p>
        </w:tc>
        <w:tc>
          <w:tcPr/>
          <w:p>
            <w:pPr>
              <w:pStyle w:val="Compact"/>
              <w:jc w:val="left"/>
            </w:pPr>
            <w:r>
              <w:t xml:space="preserve">Data Pack v0.1 · Build Brief v0.1</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spoiler lock — absolute</w:t>
            </w:r>
            <w:r>
              <w:t xml:space="preserve"> The reserved term </w:t>
            </w:r>
            <w:r>
              <w:rPr>
                <w:bCs/>
                <w:b/>
              </w:rPr>
              <w:t xml:space="preserve">must never appear</w:t>
            </w:r>
            <w:r>
              <w:t xml:space="preserve"> in any game text, code comment, asset filename, id string, commit message, or UI string. It appears in this design document only where it names one of your own source files, which never ship. Section 2 of the Build Brief specifies this as a build-failing lint rule rather than a convention, because conventions erode under prototype pressure and lint rules do not. </w:t>
            </w:r>
            <w:r>
              <w:rPr>
                <w:iCs/>
                <w:i/>
              </w:rPr>
              <w:t xml:space="preserve">"</w:t>
            </w:r>
            <w:r>
              <w:rPr>
                <w:bCs/>
                <w:b/>
                <w:iCs/>
                <w:i/>
              </w:rPr>
              <w:t xml:space="preserve">The Synker Wars</w:t>
            </w:r>
            <w:r>
              <w:rPr>
                <w:iCs/>
                <w:i/>
              </w:rPr>
              <w:t xml:space="preserve">" stays reserved as the book series' military-arc name and is not used as a game-facing string either.</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current status, added 9 Sep 2026 — read this before anything else in the document</w:t>
            </w:r>
            <w:r>
              <w:t xml:space="preserve"> This document is the </w:t>
            </w:r>
            <w:r>
              <w:rPr>
                <w:bCs/>
                <w:b/>
              </w:rPr>
              <w:t xml:space="preserve">systems reference</w:t>
            </w:r>
            <w:r>
              <w:t xml:space="preserve">: the class triangle, the chassis layer, the Loadout system (renamed from "Meks," §6), the Heirloom/Requiem system, mission objective types, the encoding scheme — all still in force, still authoritative. What's archived, not current: the specific 4-mission Team One vertical slice, its 5-pilot roster, and Mission 3's scripted wipe throughout §10. The live game is much bigger — Warden Company's complete 36-mission Early Access campaign, a second complete 36-mission House Amaranth campaign, up to 20 recruitable pilots across 4 lances (deploy caps still Act-gated at 5/10/15), the Archive replacing the old six-category Codex concept, and a full Frame Systems layer (§6.5) among other things. For what's actually live today, read </w:t>
            </w:r>
            <w:r>
              <w:rPr>
                <w:rStyle w:val="VerbatimChar"/>
              </w:rPr>
              <w:t xml:space="preserve">Bloom_Wars_Independent_Campaign_The_Amaranth_Reckoning.md</w:t>
            </w:r>
            <w:r>
              <w:t xml:space="preserve"> and </w:t>
            </w:r>
            <w:r>
              <w:rPr>
                <w:rStyle w:val="VerbatimChar"/>
              </w:rPr>
              <w:t xml:space="preserve">Bloom_Wars_Now_And_Next.md</w:t>
            </w:r>
            <w:r>
              <w:t xml:space="preserve">, not this section's mission-by-mission content. This document was not rewritten to describe that campaign — see Foundation.md's own trust-ordering for why that's deliberate, not neglect.</w:t>
            </w:r>
          </w:p>
        </w:tc>
      </w:tr>
    </w:tbl>
    <w:bookmarkStart w:id="20" w:name="contents"/>
    <w:p>
      <w:pPr>
        <w:pStyle w:val="Heading1"/>
      </w:pPr>
      <w:r>
        <w:rPr>
          <w:bCs/>
          <w:b/>
        </w:rPr>
        <w:t xml:space="preserve">Contents</w:t>
      </w:r>
    </w:p>
    <w:bookmarkEnd w:id="20"/>
    <w:bookmarkStart w:id="26" w:name="Xb0b2db6c31bca648197c783bb86a3c1b6b1e832"/>
    <w:p>
      <w:pPr>
        <w:pStyle w:val="Heading1"/>
      </w:pPr>
      <w:r>
        <w:rPr>
          <w:bCs/>
          <w:b/>
        </w:rPr>
        <w:t xml:space="preserve">0. What changed since v0.1</w:t>
      </w:r>
    </w:p>
    <w:p>
      <w:pPr>
        <w:pStyle w:val="FirstParagraph"/>
      </w:pPr>
      <w:r>
        <w:t xml:space="preserve">This is v0.1 with your four decisions folded in, plus three fixes I made on my own authority that you should look at before Claude Code starts. Everything not listed in this section is carried forward from v0.1 substantially unchanged.</w:t>
      </w:r>
    </w:p>
    <w:bookmarkStart w:id="21" w:name="Xae7128c2d90f437cfcd95dbace7b5f2d1728fbc"/>
    <w:p>
      <w:pPr>
        <w:pStyle w:val="Heading2"/>
      </w:pPr>
      <w:r>
        <w:rPr>
          <w:bCs/>
          <w:b/>
        </w:rPr>
        <w:t xml:space="preserve">0.1 Your decisions, now locked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Question</w:t>
            </w:r>
          </w:p>
        </w:tc>
        <w:tc>
          <w:tcPr/>
          <w:p>
            <w:pPr>
              <w:pStyle w:val="Compact"/>
              <w:jc w:val="left"/>
            </w:pPr>
            <w:r>
              <w:rPr>
                <w:bCs/>
                <w:b/>
              </w:rPr>
              <w:t xml:space="preserve">v0.1 said</w:t>
            </w:r>
          </w:p>
        </w:tc>
        <w:tc>
          <w:tcPr/>
          <w:p>
            <w:pPr>
              <w:pStyle w:val="Compact"/>
              <w:jc w:val="left"/>
            </w:pPr>
            <w:r>
              <w:rPr>
                <w:bCs/>
                <w:b/>
              </w:rPr>
              <w:t xml:space="preserve">You decided</w:t>
            </w:r>
          </w:p>
        </w:tc>
        <w:tc>
          <w:tcPr/>
          <w:p>
            <w:pPr>
              <w:pStyle w:val="Compact"/>
              <w:jc w:val="left"/>
            </w:pPr>
            <w:r>
              <w:rPr>
                <w:bCs/>
                <w:b/>
              </w:rPr>
              <w:t xml:space="preserve">Lands in</w:t>
            </w:r>
          </w:p>
        </w:tc>
      </w:tr>
      <w:tr>
        <w:tc>
          <w:tcPr/>
          <w:p>
            <w:pPr>
              <w:pStyle w:val="Compact"/>
              <w:jc w:val="left"/>
            </w:pPr>
            <w:r>
              <w:t xml:space="preserve">Tech stack</w:t>
            </w:r>
          </w:p>
        </w:tc>
        <w:tc>
          <w:tcPr/>
          <w:p>
            <w:pPr>
              <w:pStyle w:val="Compact"/>
              <w:jc w:val="left"/>
            </w:pPr>
            <w:r>
              <w:t xml:space="preserve">Phaser/web, or Godot for desktop</w:t>
            </w:r>
          </w:p>
        </w:tc>
        <w:tc>
          <w:tcPr/>
          <w:p>
            <w:pPr>
              <w:pStyle w:val="Compact"/>
              <w:jc w:val="left"/>
            </w:pPr>
            <w:r>
              <w:t xml:space="preserve">Web-based first. Steam-ready is a later port, not the first build.</w:t>
            </w:r>
          </w:p>
        </w:tc>
        <w:tc>
          <w:tcPr/>
          <w:p>
            <w:pPr>
              <w:pStyle w:val="Compact"/>
              <w:jc w:val="left"/>
            </w:pPr>
            <w:r>
              <w:t xml:space="preserve">§2</w:t>
            </w:r>
          </w:p>
        </w:tc>
      </w:tr>
      <w:tr>
        <w:tc>
          <w:tcPr/>
          <w:p>
            <w:pPr>
              <w:pStyle w:val="Compact"/>
              <w:jc w:val="left"/>
            </w:pPr>
            <w:r>
              <w:t xml:space="preserve">Meks: unit or system?</w:t>
            </w:r>
          </w:p>
        </w:tc>
        <w:tc>
          <w:tcPr/>
          <w:p>
            <w:pPr>
              <w:pStyle w:val="Compact"/>
              <w:jc w:val="left"/>
            </w:pPr>
            <w:r>
              <w:t xml:space="preserve">Option B, upgrade to A later</w:t>
            </w:r>
          </w:p>
        </w:tc>
        <w:tc>
          <w:tcPr/>
          <w:p>
            <w:pPr>
              <w:pStyle w:val="Compact"/>
              <w:jc w:val="left"/>
            </w:pPr>
            <w:r>
              <w:t xml:space="preserve">Option B, permanently. </w:t>
            </w:r>
            <w:r>
              <w:rPr>
                <w:bCs/>
                <w:b/>
              </w:rPr>
              <w:t xml:space="preserve">Renamed Loadouts, 28 Aug 2026 — see the note at the top of §6.</w:t>
            </w:r>
            <w:r>
              <w:t xml:space="preserve"> Loadouts are passive, specialised, one per pilot.</w:t>
            </w:r>
          </w:p>
        </w:tc>
        <w:tc>
          <w:tcPr/>
          <w:p>
            <w:pPr>
              <w:pStyle w:val="Compact"/>
              <w:jc w:val="left"/>
            </w:pPr>
            <w:r>
              <w:t xml:space="preserve">§6 (rewritten)</w:t>
            </w:r>
          </w:p>
        </w:tc>
      </w:tr>
      <w:tr>
        <w:tc>
          <w:tcPr/>
          <w:p>
            <w:pPr>
              <w:pStyle w:val="Compact"/>
              <w:jc w:val="left"/>
            </w:pPr>
            <w:r>
              <w:t xml:space="preserve">Chassis layer</w:t>
            </w:r>
          </w:p>
        </w:tc>
        <w:tc>
          <w:tcPr/>
          <w:p>
            <w:pPr>
              <w:pStyle w:val="Compact"/>
              <w:jc w:val="left"/>
            </w:pPr>
            <w:r>
              <w:t xml:space="preserve">Human / Hiopi / Osnius modify movement + a minor stat</w:t>
            </w:r>
          </w:p>
        </w:tc>
        <w:tc>
          <w:tcPr/>
          <w:p>
            <w:pPr>
              <w:pStyle w:val="Compact"/>
              <w:jc w:val="left"/>
            </w:pPr>
            <w:r>
              <w:t xml:space="preserve">Osnian chassis carries the longer sensor.</w:t>
            </w:r>
          </w:p>
        </w:tc>
        <w:tc>
          <w:tcPr/>
          <w:p>
            <w:pPr>
              <w:pStyle w:val="Compact"/>
              <w:jc w:val="left"/>
            </w:pPr>
            <w:r>
              <w:t xml:space="preserve">§4.3</w:t>
            </w:r>
          </w:p>
        </w:tc>
      </w:tr>
      <w:tr>
        <w:tc>
          <w:tcPr/>
          <w:p>
            <w:pPr>
              <w:pStyle w:val="Compact"/>
              <w:jc w:val="left"/>
            </w:pPr>
            <w:r>
              <w:t xml:space="preserve">Vertical slice ending</w:t>
            </w:r>
          </w:p>
        </w:tc>
        <w:tc>
          <w:tcPr/>
          <w:p>
            <w:pPr>
              <w:pStyle w:val="Compact"/>
              <w:jc w:val="left"/>
            </w:pPr>
            <w:r>
              <w:t xml:space="preserve">Mission 3 wipe, player-caused</w:t>
            </w:r>
          </w:p>
        </w:tc>
        <w:tc>
          <w:tcPr/>
          <w:p>
            <w:pPr>
              <w:pStyle w:val="Compact"/>
              <w:jc w:val="left"/>
            </w:pPr>
            <w:r>
              <w:t xml:space="preserve">Wipe happens, but scripted — not a punish.</w:t>
            </w:r>
          </w:p>
        </w:tc>
        <w:tc>
          <w:tcPr/>
          <w:p>
            <w:pPr>
              <w:pStyle w:val="Compact"/>
              <w:jc w:val="left"/>
            </w:pPr>
            <w:r>
              <w:t xml:space="preserve">§10.4</w:t>
            </w:r>
          </w:p>
        </w:tc>
      </w:tr>
      <w:tr>
        <w:tc>
          <w:tcPr/>
          <w:p>
            <w:pPr>
              <w:pStyle w:val="Compact"/>
              <w:jc w:val="left"/>
            </w:pPr>
            <w:r>
              <w:t xml:space="preserve">Art direction</w:t>
            </w:r>
          </w:p>
        </w:tc>
        <w:tc>
          <w:tcPr/>
          <w:p>
            <w:pPr>
              <w:pStyle w:val="Compact"/>
              <w:jc w:val="left"/>
            </w:pPr>
            <w:r>
              <w:t xml:space="preserve">Placeholder vs. real sprites</w:t>
            </w:r>
          </w:p>
        </w:tc>
        <w:tc>
          <w:tcPr/>
          <w:p>
            <w:pPr>
              <w:pStyle w:val="Compact"/>
              <w:jc w:val="left"/>
            </w:pPr>
            <w:r>
              <w:t xml:space="preserve">Placeholder geometric sprites.</w:t>
            </w:r>
          </w:p>
        </w:tc>
        <w:tc>
          <w:tcPr/>
          <w:p>
            <w:pPr>
              <w:pStyle w:val="Compact"/>
              <w:jc w:val="left"/>
            </w:pPr>
            <w:r>
              <w:t xml:space="preserve">§12</w:t>
            </w:r>
          </w:p>
        </w:tc>
      </w:tr>
    </w:tbl>
    <w:bookmarkEnd w:id="21"/>
    <w:bookmarkStart w:id="25" w:name="X3f83c30a4eb5024c11a91caf4a5687f35db5687"/>
    <w:p>
      <w:pPr>
        <w:pStyle w:val="Heading2"/>
      </w:pPr>
      <w:r>
        <w:rPr>
          <w:bCs/>
          <w:b/>
        </w:rPr>
        <w:t xml:space="preserve">0.2 Three things I changed without asking — veto any of them</w:t>
      </w:r>
    </w:p>
    <w:p>
      <w:pPr>
        <w:pStyle w:val="FirstParagraph"/>
      </w:pPr>
      <w:r>
        <w:t xml:space="preserve">These are design calls, not transcription. I made them because building on v0.1 as written would have produced a broken game, but they are yours to overrule.</w:t>
      </w:r>
    </w:p>
    <w:bookmarkStart w:id="22" w:name="Xf3e00dbe9e5f46f18e5cbda08f49e00e5dfaa4b"/>
    <w:p>
      <w:pPr>
        <w:pStyle w:val="Heading3"/>
      </w:pPr>
      <w:r>
        <w:rPr>
          <w:bCs/>
          <w:b/>
        </w:rPr>
        <w:t xml:space="preserve">a. The class triangle in v0.1 was not a triangle</w:t>
      </w:r>
    </w:p>
    <w:p>
      <w:pPr>
        <w:pStyle w:val="FirstParagraph"/>
      </w:pPr>
      <w:r>
        <w:t xml:space="preserve">v0.1’s table has Meeps weak against Tank ("can’t punch through raised defense fast enough") and Tank weak against Meeps ("gets flanked/kited") — a mutual-weakness pair, not a counter relationship. It also has both Meeps and Tank strong against Reeps, which leaves Reeps countered by two of the three and countering only one. That is not a rock-paper-scissors loop, it is a unit that loses.</w:t>
      </w:r>
    </w:p>
    <w:p>
      <w:pPr>
        <w:pStyle w:val="BodyText"/>
      </w:pPr>
      <w:r>
        <w:rPr>
          <w:bCs/>
          <w:b/>
        </w:rPr>
        <w:t xml:space="preserve">Fix: Meeps &gt; Reeps &gt; Tank &gt; Meeps.</w:t>
      </w:r>
      <w:r>
        <w:t xml:space="preserve"> Tank beats Meeps in a straight trade, which is what your own Meeps row already implies. Meeps’ counterplay against Tank is not damage, it is </w:t>
      </w:r>
      <w:r>
        <w:rPr>
          <w:iCs/>
          <w:i/>
        </w:rPr>
        <w:t xml:space="preserve">position</w:t>
      </w:r>
      <w:r>
        <w:t xml:space="preserve"> — a 6-move melee unit does not fight the Tank, it goes around the Tank to reach the Reeps and the Munti. That in turn gives the Tank its actual job: standing where the Meeps wants to walk. The full reasoning and the validated numbers are in §4.</w:t>
      </w:r>
    </w:p>
    <w:bookmarkEnd w:id="22"/>
    <w:bookmarkStart w:id="23" w:name="X4b496293ad3d382f96bf10622de750fc7440b20"/>
    <w:p>
      <w:pPr>
        <w:pStyle w:val="Heading3"/>
      </w:pPr>
      <w:r>
        <w:rPr>
          <w:bCs/>
          <w:b/>
        </w:rPr>
        <w:t xml:space="preserve">b. Nothing deletes a full-HP unit in one hit</w:t>
      </w:r>
    </w:p>
    <w:p>
      <w:pPr>
        <w:pStyle w:val="FirstParagraph"/>
      </w:pPr>
      <w:r>
        <w:t xml:space="preserve">The gear ladder runs G through A. With a matchup table strong enough to be interesting, a seven-tier gap one-shots — I checked, an A-tier Meeps hits a G-tier Reeps for 105, which is precisely a human Reeps’ entire health bar. A single attack against a unit at full HP is therefore capped at 90 damage. You always get one turn to react to being found.</w:t>
      </w:r>
    </w:p>
    <w:p>
      <w:pPr>
        <w:pStyle w:val="BodyText"/>
      </w:pPr>
      <w:r>
        <w:t xml:space="preserve">This is not just a balance patch. It gives Severance — the Heirloom, §8 — the one thing that makes an ultimate feel like an ultimate: it is the documented exception to the rule the rest of the game obeys.</w:t>
      </w:r>
    </w:p>
    <w:bookmarkEnd w:id="23"/>
    <w:bookmarkStart w:id="24" w:name="Xb9c61379baa3536bcf1135590136dbc127f51b6"/>
    <w:p>
      <w:pPr>
        <w:pStyle w:val="Heading3"/>
      </w:pPr>
      <w:r>
        <w:rPr>
          <w:bCs/>
          <w:b/>
        </w:rPr>
        <w:t xml:space="preserve">c. A concrete reading of Endurance vs. Vitality</w:t>
      </w:r>
    </w:p>
    <w:p>
      <w:pPr>
        <w:pStyle w:val="FirstParagraph"/>
      </w:pPr>
      <w:r>
        <w:t xml:space="preserve">v0.1 says "high endurance / low vitality = tanky until a threshold then dies in one hit" but does not say what the numbers do. I turned it into a rule that produces exactly that behaviour and is trivially implementable — see §5.2. It is my interpretation of your Bestiary’s two-axis design, not something I found in it, so it is the reading most likely to be wrong.</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what i could not check</w:t>
            </w:r>
            <w:r>
              <w:t xml:space="preserve"> I do not have access to the source folder from this session, so every name, roster detail, points-shop value and Bestiary category in these documents is reconstructed from what v0.1 quotes rather than read from the files. Anywhere that matters I have marked the field rather than guessing quietly. §15 is a checklist of exactly what to verify when you open the folder.</w:t>
            </w:r>
          </w:p>
        </w:tc>
      </w:tr>
    </w:tbl>
    <w:bookmarkEnd w:id="24"/>
    <w:bookmarkEnd w:id="25"/>
    <w:bookmarkEnd w:id="26"/>
    <w:bookmarkStart w:id="31" w:name="X0a649032aa494ba4e597f73c6422bf278dfd63f"/>
    <w:p>
      <w:pPr>
        <w:pStyle w:val="Heading1"/>
      </w:pPr>
      <w:r>
        <w:rPr>
          <w:bCs/>
          <w:b/>
        </w:rPr>
        <w:t xml:space="preserve">1. Vision</w:t>
      </w:r>
    </w:p>
    <w:p>
      <w:pPr>
        <w:pStyle w:val="FirstParagraph"/>
      </w:pPr>
      <w:r>
        <w:t xml:space="preserve">Unchanged from v0.1 and restated here so this document stands alone. </w:t>
      </w:r>
      <w:r>
        <w:rPr>
          <w:bCs/>
          <w:b/>
        </w:rPr>
        <w:t xml:space="preserve">Entirely military era.</w:t>
      </w:r>
      <w:r>
        <w:t xml:space="preserve"> No academy content, no cadet missions. The player commands a five-pilot Party from a MeltaDread-era Bloom-fighting campaign into the rebellion arc.</w:t>
      </w:r>
    </w:p>
    <w:bookmarkStart w:id="27" w:name="Xa74a349107e80850e4b1880a8f46aa71c0e562f"/>
    <w:p>
      <w:pPr>
        <w:pStyle w:val="Heading2"/>
      </w:pPr>
      <w:r>
        <w:rPr>
          <w:bCs/>
          <w:b/>
        </w:rPr>
        <w:t xml:space="preserve">1.1 Two-act shape</w:t>
      </w:r>
    </w:p>
    <w:p>
      <w:pPr>
        <w:numPr>
          <w:ilvl w:val="0"/>
          <w:numId w:val="1001"/>
        </w:numPr>
      </w:pPr>
      <w:r>
        <w:rPr>
          <w:bCs/>
          <w:b/>
        </w:rPr>
        <w:t xml:space="preserve">Act 1 — MeltaDread.</w:t>
      </w:r>
      <w:r>
        <w:t xml:space="preserve"> Bloom-fighting missions, Team One/Team Two roster, the web-of-orders thread running underneath as framing rather than narration.</w:t>
      </w:r>
    </w:p>
    <w:p>
      <w:pPr>
        <w:numPr>
          <w:ilvl w:val="0"/>
          <w:numId w:val="1001"/>
        </w:numPr>
      </w:pPr>
      <w:r>
        <w:rPr>
          <w:bCs/>
          <w:b/>
        </w:rPr>
        <w:t xml:space="preserve">Act 2 — The Rebellion.</w:t>
      </w:r>
      <w:r>
        <w:t xml:space="preserve"> Opens on the central node raid, the AI pact, the push against the oligarchy’s core worlds. Shorter for v1: enough missions to land the tone shift.</w:t>
      </w:r>
    </w:p>
    <w:bookmarkEnd w:id="27"/>
    <w:bookmarkStart w:id="28" w:name="X8ece83b1a5f562654b4b95636e2d93866810a0b"/>
    <w:p>
      <w:pPr>
        <w:pStyle w:val="Heading2"/>
      </w:pPr>
      <w:r>
        <w:rPr>
          <w:bCs/>
          <w:b/>
        </w:rPr>
        <w:t xml:space="preserve">1.2 Scope for v0.1</w:t>
      </w:r>
    </w:p>
    <w:p>
      <w:pPr>
        <w:pStyle w:val="FirstParagraph"/>
      </w:pPr>
      <w:r>
        <w:t xml:space="preserve">A single vertical slice: the front half of Act 1, four missions, one player faction, one enemy faction plus a four-unit hostile-mech encounter. Enough systems to prove the loop is fun before anything larger gets built.</w:t>
      </w:r>
    </w:p>
    <w:bookmarkEnd w:id="28"/>
    <w:bookmarkStart w:id="29" w:name="X732d331dc56038d65ccb35b311bb65b1d351af9"/>
    <w:p>
      <w:pPr>
        <w:pStyle w:val="Heading2"/>
      </w:pPr>
      <w:r>
        <w:rPr>
          <w:bCs/>
          <w:b/>
        </w:rPr>
        <w:t xml:space="preserve">1.3 What </w:t>
      </w:r>
      <w:r>
        <w:rPr>
          <w:bCs/>
          <w:b/>
          <w:bCs/>
          <w:b/>
          <w:bCs/>
          <w:b/>
        </w:rPr>
        <w:t xml:space="preserve">"</w:t>
      </w:r>
      <w:r>
        <w:rPr>
          <w:bCs/>
          <w:b/>
          <w:bCs/>
          <w:b/>
          <w:bCs/>
          <w:b/>
          <w:bCs/>
          <w:b/>
          <w:bCs/>
          <w:b/>
        </w:rPr>
        <w:t xml:space="preserve">web first</w:t>
      </w:r>
      <w:r>
        <w:rPr>
          <w:bCs/>
          <w:b/>
          <w:bCs/>
          <w:b/>
          <w:bCs/>
          <w:b/>
        </w:rPr>
        <w:t xml:space="preserve">"</w:t>
      </w:r>
      <w:r>
        <w:rPr>
          <w:bCs/>
          <w:b/>
        </w:rPr>
        <w:t xml:space="preserve"> changes, and what it must not change</w:t>
      </w:r>
    </w:p>
    <w:p>
      <w:pPr>
        <w:pStyle w:val="FirstParagraph"/>
      </w:pPr>
      <w:r>
        <w:t xml:space="preserve">You said web-based creation first, not the Steam-ready one. Agreed, and that is now locked. The thing that decides whether a Steam port later is a two-week job or a rewrite is a single architectural rule, so it is stated here rather than buried in §2:</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architectural rule — engine/render split</w:t>
            </w:r>
            <w:r>
              <w:t xml:space="preserve"> No file under /src/engine or /src/data </w:t>
            </w:r>
            <w:r>
              <w:rPr>
                <w:bCs/>
                <w:b/>
              </w:rPr>
              <w:t xml:space="preserve">may import Phaser.</w:t>
            </w:r>
            <w:r>
              <w:t xml:space="preserve"> Grid, pathfinding, turn order, the combat resolver, the AI, win/loss evaluation and all data tables are plain TypeScript with no engine dependency. Phaser appears only in /src/scenes and /src/ui, which read from the engine and draw. A Godot port then re-implements the drawing layer against an engine that already works and is already tested headlessly. This costs nothing now. It is the difference between porting and rebuilding later, and it is also what makes the headless simulation harness in the Build Brief possible at all.</w:t>
            </w:r>
          </w:p>
        </w:tc>
      </w:tr>
    </w:tbl>
    <w:bookmarkEnd w:id="29"/>
    <w:bookmarkStart w:id="30" w:name="X59fee58c328e871fdb80ff7bc21b654e65435de"/>
    <w:p>
      <w:pPr>
        <w:pStyle w:val="Heading2"/>
      </w:pPr>
      <w:r>
        <w:rPr>
          <w:bCs/>
          <w:b/>
        </w:rPr>
        <w:t xml:space="preserve">1.4 Not in scope</w:t>
      </w:r>
    </w:p>
    <w:p>
      <w:pPr>
        <w:pStyle w:val="FirstParagraph"/>
      </w:pPr>
      <w:r>
        <w:t xml:space="preserve">Multiplayer, the four-hub endgame campaign, mech customisation UI beyond what the points shop needs, cutscene presentation beyond text and portraits.</w:t>
      </w:r>
    </w:p>
    <w:bookmarkEnd w:id="30"/>
    <w:bookmarkEnd w:id="31"/>
    <w:bookmarkStart w:id="34" w:name="Xafb24c7cc6685f88f08f3d0b076976f03d69e57"/>
    <w:p>
      <w:pPr>
        <w:pStyle w:val="Heading1"/>
      </w:pPr>
      <w:r>
        <w:rPr>
          <w:bCs/>
          <w:b/>
        </w:rPr>
        <w:t xml:space="preserve">2. Tech stack — locked</w:t>
      </w:r>
    </w:p>
    <w:p>
      <w:pPr>
        <w:pStyle w:val="FirstParagraph"/>
      </w:pPr>
      <w:r>
        <w:rPr>
          <w:bCs/>
          <w:b/>
        </w:rPr>
        <w:t xml:space="preserve">TypeScript + Vite + Phaser 3.</w:t>
      </w:r>
      <w:r>
        <w:t xml:space="preserve"> Confirmed, per your decision. Phaser is the standard open-source 2D engine for this genre and has enough reference material for an agentic coder to work against; Vite gives instant reload with almost no config; TypeScript catches exactly the class of stat-table mistake this project is most exposed to.</w:t>
      </w:r>
    </w:p>
    <w:bookmarkStart w:id="32" w:name="X9ca9e0986bc0adf1d143e8f3475d445abe0db3f"/>
    <w:p>
      <w:pPr>
        <w:pStyle w:val="Heading2"/>
      </w:pPr>
      <w:r>
        <w:rPr>
          <w:bCs/>
          <w:b/>
        </w:rPr>
        <w:t xml:space="preserve">2.1 Repo shape</w:t>
      </w:r>
    </w:p>
    <w:p>
      <w:pPr>
        <w:pStyle w:val="FirstParagraph"/>
      </w:pPr>
      <w:r>
        <w:t xml:space="preserve">/bloom-wars</w:t>
      </w:r>
    </w:p>
    <w:p>
      <w:pPr>
        <w:pStyle w:val="BodyText"/>
      </w:pPr>
      <w:r>
        <w:t xml:space="preserve">/src</w:t>
      </w:r>
    </w:p>
    <w:p>
      <w:pPr>
        <w:pStyle w:val="SourceCode"/>
      </w:pPr>
      <w:r>
        <w:rPr>
          <w:rStyle w:val="VerbatimChar"/>
        </w:rPr>
        <w:t xml:space="preserve">/engine        grid, pathfinding, turn manager, combat resolver, AI</w:t>
      </w:r>
      <w:r>
        <w:br/>
        <w:br/>
      </w:r>
      <w:r>
        <w:rPr>
          <w:rStyle w:val="VerbatimChar"/>
        </w:rPr>
        <w:t xml:space="preserve">/data          units.ts, meks.ts, bloom.ts, tiles.ts, maps.ts,</w:t>
      </w:r>
      <w:r>
        <w:br/>
        <w:br/>
      </w:r>
      <w:r>
        <w:rPr>
          <w:rStyle w:val="VerbatimChar"/>
        </w:rPr>
        <w:t xml:space="preserve">               campaign.ts, abilities.ts  — all typed, all hand-editable</w:t>
      </w:r>
      <w:r>
        <w:br/>
        <w:br/>
      </w:r>
      <w:r>
        <w:rPr>
          <w:rStyle w:val="VerbatimChar"/>
        </w:rPr>
        <w:t xml:space="preserve">/sim           headless harness: runs a mission with no renderer</w:t>
      </w:r>
      <w:r>
        <w:br/>
        <w:br/>
      </w:r>
      <w:r>
        <w:rPr>
          <w:rStyle w:val="VerbatimChar"/>
        </w:rPr>
        <w:t xml:space="preserve">/scenes        Phaser scenes: Boot, MapSelect, Battle, Debrief</w:t>
      </w:r>
      <w:r>
        <w:br/>
        <w:br/>
      </w:r>
      <w:r>
        <w:rPr>
          <w:rStyle w:val="VerbatimChar"/>
        </w:rPr>
        <w:t xml:space="preserve">/ui            HUD, unit info panel, combat forecast, Loadout panel</w:t>
      </w:r>
    </w:p>
    <w:p>
      <w:pPr>
        <w:pStyle w:val="FirstParagraph"/>
      </w:pPr>
      <w:r>
        <w:t xml:space="preserve">/assets</w:t>
      </w:r>
    </w:p>
    <w:p>
      <w:pPr>
        <w:pStyle w:val="SourceCode"/>
      </w:pPr>
      <w:r>
        <w:rPr>
          <w:rStyle w:val="VerbatimChar"/>
        </w:rPr>
        <w:t xml:space="preserve">/sprites  /tiles  /portraits</w:t>
      </w:r>
    </w:p>
    <w:p>
      <w:pPr>
        <w:pStyle w:val="FirstParagraph"/>
      </w:pPr>
      <w:r>
        <w:t xml:space="preserve">/design this doc, the Data Pack, the Build Brief</w:t>
      </w:r>
    </w:p>
    <w:p>
      <w:pPr>
        <w:pStyle w:val="BodyText"/>
      </w:pPr>
      <w:r>
        <w:t xml:space="preserve">/tools reserved: scenario editor (Section 13), not built yet</w:t>
      </w:r>
    </w:p>
    <w:p>
      <w:pPr>
        <w:pStyle w:val="BodyText"/>
      </w:pPr>
      <w:r>
        <w:t xml:space="preserve">Two additions to v0.1’s layout: /sim, which is what makes balance testable without a human playing every change, and /tools, which is empty on purpose — it exists so that §13’s editor has an obvious home and nobody is tempted to grow it inside /ui.</w:t>
      </w:r>
    </w:p>
    <w:bookmarkEnd w:id="32"/>
    <w:bookmarkStart w:id="33" w:name="X858937a226a223871d2d065bda177a15beae0b2"/>
    <w:p>
      <w:pPr>
        <w:pStyle w:val="Heading2"/>
      </w:pPr>
      <w:r>
        <w:rPr>
          <w:bCs/>
          <w:b/>
        </w:rPr>
        <w:t xml:space="preserve">2.2 Why not Godot yet</w:t>
      </w:r>
    </w:p>
    <w:p>
      <w:pPr>
        <w:pStyle w:val="FirstParagraph"/>
      </w:pPr>
      <w:r>
        <w:t xml:space="preserve">Porting a proven design to Godot is much cheaper than building blind in Godot. The prototype phase is exactly when you change your mind about mechanics most often, and browser reload beats an editor round-trip for that. If Steam becomes the goal, §1.3’s rule is what keeps that door open.</w:t>
      </w:r>
    </w:p>
    <w:bookmarkEnd w:id="33"/>
    <w:bookmarkEnd w:id="34"/>
    <w:bookmarkStart w:id="36" w:name="X2b7612a0e04a64c268bca383068e219446a7823"/>
    <w:p>
      <w:pPr>
        <w:pStyle w:val="Heading1"/>
      </w:pPr>
      <w:r>
        <w:rPr>
          <w:bCs/>
          <w:b/>
        </w:rPr>
        <w:t xml:space="preserve">3. Core gameplay loop</w:t>
      </w:r>
    </w:p>
    <w:p>
      <w:pPr>
        <w:numPr>
          <w:ilvl w:val="0"/>
          <w:numId w:val="1002"/>
        </w:numPr>
      </w:pPr>
      <w:r>
        <w:t xml:space="preserve">Deployment (mission start only): the player places up to five pilot units</w:t>
      </w:r>
      <w:ins w:id="9002" w:author="Claude" w:date="2026-09-23T11:00:00Z">
        <w:r>
          <w:t xml:space="preserve"> in Act I (ten in Act II, fifteen in Act III)</w:t>
        </w:r>
      </w:ins>
      <w:r>
        <w:t xml:space="preserve"> on designated deploy tiles. A pilot's Loadout is not placed — its bonuses apply automatically once the pilot is on the board.</w:t>
      </w:r>
    </w:p>
    <w:p>
      <w:pPr>
        <w:numPr>
          <w:ilvl w:val="0"/>
          <w:numId w:val="1002"/>
        </w:numPr>
      </w:pPr>
      <w:r>
        <w:t xml:space="preserve">Player turn: move, attack, use the Munti repair action, </w:t>
      </w:r>
      <w:ins w:id="9003" w:author="Claude" w:date="2026-09-23T11:00:00Z">
        <w:r>
          <w:t xml:space="preserve">recover an ejection capsule or take a hostile pilot prisoner (§3.1), talk over comms (§3.2), </w:t>
        </w:r>
      </w:ins>
      <w:r>
        <w:t xml:space="preserve">end turn.</w:t>
      </w:r>
    </w:p>
    <w:p>
      <w:pPr>
        <w:numPr>
          <w:ilvl w:val="0"/>
          <w:numId w:val="1002"/>
        </w:numPr>
      </w:pPr>
      <w:r>
        <w:t xml:space="preserve">Enemy turn: the Bloom AI acts per its Intelligence tier (§5.3).</w:t>
      </w:r>
    </w:p>
    <w:p>
      <w:pPr>
        <w:numPr>
          <w:ilvl w:val="0"/>
          <w:numId w:val="1002"/>
        </w:numPr>
      </w:pPr>
      <w:r>
        <w:t xml:space="preserve">Environment step: Bloom-mat tiles apply acid damage, damage-over-time ticks, units on a deploy pad or held stationary repair.</w:t>
      </w:r>
    </w:p>
    <w:p>
      <w:pPr>
        <w:numPr>
          <w:ilvl w:val="0"/>
          <w:numId w:val="1002"/>
        </w:numPr>
      </w:pPr>
      <w:r>
        <w:t xml:space="preserve">Win/loss check against the mission objective (§9).</w:t>
      </w:r>
      <w:ins w:id="9004" w:author="Claude" w:date="2026-09-23T11:00:00Z">
        <w:r>
          <w:t xml:space="preserve"> Unrecovered ejection capsules are decided at this moment (§3.1).</w:t>
        </w:r>
      </w:ins>
    </w:p>
    <w:p>
      <w:pPr>
        <w:numPr>
          <w:ilvl w:val="0"/>
          <w:numId w:val="1002"/>
        </w:numPr>
      </w:pPr>
      <w:r>
        <w:t xml:space="preserve">Debrief: points awarded</w:t>
      </w:r>
      <w:ins w:id="9005" w:author="Claude" w:date="2026-09-23T11:00:00Z">
        <w:r>
          <w:t xml:space="preserve">, prisoners ransomed or recruited (§3.1), and Stress and Morale moved for every deployed pilot who came home, by how each took the mission</w:t>
        </w:r>
      </w:ins>
      <w:r>
        <w:t xml:space="preserve">, then the between-mission layer — gear tier purchases and spare Loadout parts (§6.4).</w:t>
      </w:r>
    </w:p>
    <w:p>
      <w:pPr>
        <w:numPr>
          <w:ilvl w:val="0"/>
          <w:numId w:val="1002"/>
        </w:numPr>
        <w:rPr>
          <w:ins w:id="9007" w:author="Claude" w:date="2026-09-23T11:00:00Z"/>
        </w:rPr>
      </w:pPr>
      <w:ins w:id="9006" w:author="Claude" w:date="2026-09-23T11:00:00Z">
        <w:r>
          <w:t xml:space="preserve">Aboard (the Hub): between missions the player walks the ship, where the crew's social sim lives. After a campaign's first Debrief, the next mission won't launch until the player has checked in with the CO once.</w:t>
        </w:r>
      </w:ins>
    </w:p>
    <w:bookmarkStart w:id="35" w:name="Xc550bbe10c07892decb6830c061e3170f1e6ba3"/>
    <w:p>
      <w:pPr>
        <w:pStyle w:val="Heading2"/>
      </w:pPr>
      <w:r>
        <w:rPr>
          <w:bCs/>
          <w:b/>
        </w:rPr>
        <w:t xml:space="preserve">3.1 Restock, </w:t>
      </w:r>
      <w:del w:id="9008" w:author="Claude" w:date="2026-09-23T11:00:00Z">
        <w:r>
          <w:rPr>
            <w:bCs/>
            <w:b/>
          </w:rPr>
          <w:delText xml:space="preserve">not death</w:delText>
        </w:r>
      </w:del>
      <w:ins w:id="9009" w:author="Claude" w:date="2026-09-23T11:00:00Z">
        <w:r>
          <w:rPr>
            <w:bCs/>
            <w:b/>
          </w:rPr>
          <w:t xml:space="preserve">capsules, and permanent loss</w:t>
        </w:r>
      </w:ins>
    </w:p>
    <w:p>
      <w:pPr>
        <w:pStyle w:val="FirstParagraph"/>
      </w:pPr>
      <w:del w:id="9010" w:author="Claude" w:date="2026-09-23T11:00:00Z">
        <w:r>
          <w:delText xml:space="preserve">Carried over from v0.1 and from your own locked battlefield-medicine rule: a downed unit restocks rather than dying. In game terms a pilot reduced to 0 HP is removed from the board for the remainder of that mission and returns at full strength next mission. There is exactly one exception — extraction failure — and the campaign uses it once, in §10.4.</w:delText>
        </w:r>
      </w:del>
      <w:ins w:id="9011" w:author="Claude" w:date="2026-09-23T11:00:00Z">
        <w:r>
          <w:t xml:space="preserve">In the Team One vertical slice this section was first written for, a downed pilot simply restocked: off the board for the rest of the mission, back at full strength for the next, with one scripted exception in §10.4. The live campaigns replaced that with a real rule. Since 15 Sep 2026, on your call ("lets make all death leave a capsule player have to click with munties to save"), a pilot whose frame goes down leaves an ejection capsule on that tile. Only a Munti can recover it, standing on it or next to it, diagonals included, for one action, and the turn continues. Hostiles never target a capsule. The verdict waits for the end of the mission. A recovered pilot always restocks. An unrecovered one is saved on a win if a Munti is still standing, and lost for good otherwise. On a loss, every unrecovered capsule is lost. The commander is the one exemption: her going down still ends the attempt on the spot, with no capsule and nothing resolved.</w:t>
        </w:r>
      </w:ins>
    </w:p>
    <w:p>
      <w:pPr>
        <w:pStyle w:val="BodyText"/>
        <w:rPr>
          <w:ins w:id="9013" w:author="Claude" w:date="2026-09-23T11:00:00Z"/>
        </w:rPr>
      </w:pPr>
      <w:ins w:id="9012" w:author="Claude" w:date="2026-09-23T11:00:00Z">
        <w:r>
          <w:t xml:space="preserve">Hostile mechs eject too. Bloom never do, and the named rivals are pulled out by their own side. Any player unit next to an enemy capsule can take the pilot prisoner for one action. Prisoners come home only on a win. At Debrief each one is either ransomed for company points or recruited as a new G-tier pilot of the same class, on the bench (Data Pack §12.3). Full rules: Bloom_Wars_Build_Log_Addendum_EjectionCapsules_15Sep2026.md.</w:t>
        </w:r>
      </w:ins>
    </w:p>
    <w:p>
      <w:pPr>
        <w:pStyle w:val="BodyText"/>
      </w:pPr>
      <w:r>
        <w:t xml:space="preserve">Beacon Control is what gives this rule teeth mid-mission: it can put a downed pilot back on the board </w:t>
      </w:r>
      <w:r>
        <w:rPr>
          <w:iCs/>
          <w:i/>
        </w:rPr>
        <w:t xml:space="preserve">during</w:t>
      </w:r>
      <w:r>
        <w:t xml:space="preserve"> the mission, drawing first on that pilot's own Fabricator-track Loadout spare part (if they have one) before it touches company Restock Room stock — and spare parts are finite and cost points to replace. Losing a unit is therefore </w:t>
      </w:r>
      <w:del w:id="9014" w:author="Claude" w:date="2026-09-23T11:00:00Z">
        <w:r>
          <w:delText xml:space="preserve">never fatal but always expensive, which is the tension the original "no permadeath" rule was missing. </w:delText>
        </w:r>
      </w:del>
      <w:ins w:id="9015" w:author="Claude" w:date="2026-09-23T11:00:00Z">
        <w:r>
          <w:t xml:space="preserve">always expensive, and since the capsule rule it can also be permanent. A beacon can bring back a pilot who went down with no Munti standing, because nobody is ruled lost until the mission ends. </w:t>
        </w:r>
      </w:ins>
      <w:r>
        <w:rPr>
          <w:bCs/>
          <w:b/>
        </w:rPr>
        <w:t xml:space="preserve">Correction, this pass:</w:t>
      </w:r>
      <w:r>
        <w:t xml:space="preserve"> an earlier draft of this paragraph described a Fabricator Loadout reviving a pilot on its own — that was never how it shipped; Beacon Control is the only thing that revives anyone mid-mission, Fabricator or not. See §6.2.</w:t>
      </w:r>
    </w:p>
    <w:bookmarkEnd w:id="35"/>
    <w:bookmarkEnd w:id="36"/>
    <w:bookmarkStart w:id="43" w:name="Xf60fb11c1cf4fe7675f1a65d34f68ee1a4b40cb"/>
    <w:p>
      <w:pPr>
        <w:pStyle w:val="Heading2"/>
        <w:rPr>
          <w:ins w:id="9017" w:author="Claude" w:date="2026-09-23T11:00:00Z"/>
        </w:rPr>
      </w:pPr>
      <w:ins w:id="9016" w:author="Claude" w:date="2026-09-23T11:00:00Z">
        <w:r>
          <w:rPr>
            <w:bCs/>
            <w:b/>
          </w:rPr>
          <w:t xml:space="preserve">3.2 Talking during a mission</w:t>
        </w:r>
      </w:ins>
    </w:p>
    <w:p>
      <w:pPr>
        <w:pStyle w:val="FirstParagraph"/>
        <w:rPr>
          <w:ins w:id="9019" w:author="Claude" w:date="2026-09-23T11:00:00Z"/>
        </w:rPr>
      </w:pPr>
      <w:ins w:id="9018" w:author="Claude" w:date="2026-09-23T11:00:00Z">
        <w:r>
          <w:t xml:space="preserve">Since 12 Sep 2026 the Battle screen has three columns: unit info, the briefing, the mission log and the action bar on the left; the board in the middle; a comms column on the right. [ and ] collapse the side columns for a full-width board. Press T to talk. A selected pilot hears you, nothing selected means the squad hears you, and :t followed by a name or callsign reaches one pilot, or a hostile mech you can currently see. The seven crew verbs from the Hub (Gift, Praise, Flirt, Insult, Apology, Congratulate, Send-Off) work mid-mission on the same persisted standing, Stress and Morale. Repeating the same verb at the same pilot in one mission is worth 1, ½, ¼, ⅛, then 0 of its effect, and a verb with no target is refused rather than broadcast to the squad. :notes writes a field note stamped with the mission and turn. Hostiles hear you but don't answer yet. Full account: Bloom_Wars_Build_Log_Addendum_MissionChat_12Sep2026.md.</w:t>
        </w:r>
      </w:ins>
    </w:p>
    <w:p>
      <w:pPr>
        <w:pStyle w:val="Heading1"/>
      </w:pPr>
      <w:r>
        <w:rPr>
          <w:bCs/>
          <w:b/>
        </w:rPr>
        <w:t xml:space="preserve">4. The four combat paths as unit classes</w:t>
      </w:r>
    </w:p>
    <w:bookmarkStart w:id="37" w:name="X7300469844e86faee2124043800e78bf0e39f3b"/>
    <w:p>
      <w:pPr>
        <w:pStyle w:val="Heading2"/>
      </w:pPr>
      <w:r>
        <w:rPr>
          <w:bCs/>
          <w:b/>
        </w:rPr>
        <w:t xml:space="preserve">4.1 The triangle, corrected</w:t>
      </w:r>
    </w:p>
    <w:p>
      <w:pPr>
        <w:pStyle w:val="FirstParagraph"/>
      </w:pPr>
      <w:r>
        <w:t xml:space="preserve">See §0.2a for why v0.1’s version does not close. The locked loop: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Class</w:t>
            </w:r>
          </w:p>
        </w:tc>
        <w:tc>
          <w:tcPr/>
          <w:p>
            <w:pPr>
              <w:pStyle w:val="Compact"/>
              <w:jc w:val="left"/>
            </w:pPr>
            <w:r>
              <w:rPr>
                <w:bCs/>
                <w:b/>
              </w:rPr>
              <w:t xml:space="preserve">Role</w:t>
            </w:r>
          </w:p>
        </w:tc>
        <w:tc>
          <w:tcPr/>
          <w:p>
            <w:pPr>
              <w:pStyle w:val="Compact"/>
              <w:jc w:val="left"/>
            </w:pPr>
            <w:r>
              <w:rPr>
                <w:bCs/>
                <w:b/>
              </w:rPr>
              <w:t xml:space="preserve">Beats</w:t>
            </w:r>
          </w:p>
        </w:tc>
        <w:tc>
          <w:tcPr/>
          <w:p>
            <w:pPr>
              <w:pStyle w:val="Compact"/>
              <w:jc w:val="left"/>
            </w:pPr>
            <w:r>
              <w:rPr>
                <w:bCs/>
                <w:b/>
              </w:rPr>
              <w:t xml:space="preserve">Loses to</w:t>
            </w:r>
          </w:p>
        </w:tc>
        <w:tc>
          <w:tcPr/>
          <w:p>
            <w:pPr>
              <w:pStyle w:val="Compact"/>
              <w:jc w:val="left"/>
            </w:pPr>
            <w:r>
              <w:rPr>
                <w:bCs/>
                <w:b/>
              </w:rPr>
              <w:t xml:space="preserve">Why</w:t>
            </w:r>
          </w:p>
        </w:tc>
      </w:tr>
      <w:tr>
        <w:tc>
          <w:tcPr/>
          <w:p>
            <w:pPr>
              <w:pStyle w:val="Compact"/>
              <w:jc w:val="left"/>
            </w:pPr>
            <w:r>
              <w:rPr>
                <w:bCs/>
                <w:b/>
              </w:rPr>
              <w:t xml:space="preserve">Meeps</w:t>
            </w:r>
          </w:p>
        </w:tc>
        <w:tc>
          <w:tcPr/>
          <w:p>
            <w:pPr>
              <w:pStyle w:val="Compact"/>
              <w:jc w:val="left"/>
            </w:pPr>
            <w:r>
              <w:t xml:space="preserve">Melee burst, 6 move, fragile</w:t>
            </w:r>
          </w:p>
        </w:tc>
        <w:tc>
          <w:tcPr/>
          <w:p>
            <w:pPr>
              <w:pStyle w:val="Compact"/>
              <w:jc w:val="left"/>
            </w:pPr>
            <w:r>
              <w:t xml:space="preserve">Reeps</w:t>
            </w:r>
          </w:p>
        </w:tc>
        <w:tc>
          <w:tcPr/>
          <w:p>
            <w:pPr>
              <w:pStyle w:val="Compact"/>
              <w:jc w:val="left"/>
            </w:pPr>
            <w:r>
              <w:t xml:space="preserve">Tank</w:t>
            </w:r>
          </w:p>
        </w:tc>
        <w:tc>
          <w:tcPr/>
          <w:p>
            <w:pPr>
              <w:pStyle w:val="Compact"/>
              <w:jc w:val="left"/>
            </w:pPr>
            <w:r>
              <w:t xml:space="preserve">Closes distance faster than a Reeps can reposition; cannot chew through raised defence.</w:t>
            </w:r>
          </w:p>
        </w:tc>
      </w:tr>
      <w:tr>
        <w:tc>
          <w:tcPr/>
          <w:p>
            <w:pPr>
              <w:pStyle w:val="Compact"/>
              <w:jc w:val="left"/>
            </w:pPr>
            <w:r>
              <w:rPr>
                <w:bCs/>
                <w:b/>
              </w:rPr>
              <w:t xml:space="preserve">Tank</w:t>
            </w:r>
          </w:p>
        </w:tc>
        <w:tc>
          <w:tcPr/>
          <w:p>
            <w:pPr>
              <w:pStyle w:val="Compact"/>
              <w:jc w:val="left"/>
            </w:pPr>
            <w:r>
              <w:t xml:space="preserve">Board control, 3 move, overshield</w:t>
            </w:r>
          </w:p>
        </w:tc>
        <w:tc>
          <w:tcPr/>
          <w:p>
            <w:pPr>
              <w:pStyle w:val="Compact"/>
              <w:jc w:val="left"/>
            </w:pPr>
            <w:r>
              <w:t xml:space="preserve">Meeps</w:t>
            </w:r>
          </w:p>
        </w:tc>
        <w:tc>
          <w:tcPr/>
          <w:p>
            <w:pPr>
              <w:pStyle w:val="Compact"/>
              <w:jc w:val="left"/>
            </w:pPr>
            <w:r>
              <w:t xml:space="preserve">Reeps</w:t>
            </w:r>
          </w:p>
        </w:tc>
        <w:tc>
          <w:tcPr/>
          <w:p>
            <w:pPr>
              <w:pStyle w:val="Compact"/>
              <w:jc w:val="left"/>
            </w:pPr>
            <w:r>
              <w:t xml:space="preserve">Punishes anything that comes adjacent; helpless against something that never does.</w:t>
            </w:r>
          </w:p>
        </w:tc>
      </w:tr>
      <w:tr>
        <w:tc>
          <w:tcPr/>
          <w:p>
            <w:pPr>
              <w:pStyle w:val="Compact"/>
              <w:jc w:val="left"/>
            </w:pPr>
            <w:r>
              <w:rPr>
                <w:bCs/>
                <w:b/>
              </w:rPr>
              <w:t xml:space="preserve">Reeps</w:t>
            </w:r>
          </w:p>
        </w:tc>
        <w:tc>
          <w:tcPr/>
          <w:p>
            <w:pPr>
              <w:pStyle w:val="Compact"/>
              <w:jc w:val="left"/>
            </w:pPr>
            <w:r>
              <w:t xml:space="preserve">Ranged 2–4, 4 move</w:t>
            </w:r>
          </w:p>
        </w:tc>
        <w:tc>
          <w:tcPr/>
          <w:p>
            <w:pPr>
              <w:pStyle w:val="Compact"/>
              <w:jc w:val="left"/>
            </w:pPr>
            <w:r>
              <w:t xml:space="preserve">Tank</w:t>
            </w:r>
          </w:p>
        </w:tc>
        <w:tc>
          <w:tcPr/>
          <w:p>
            <w:pPr>
              <w:pStyle w:val="Compact"/>
              <w:jc w:val="left"/>
            </w:pPr>
            <w:r>
              <w:t xml:space="preserve">Meeps</w:t>
            </w:r>
          </w:p>
        </w:tc>
        <w:tc>
          <w:tcPr/>
          <w:p>
            <w:pPr>
              <w:pStyle w:val="Compact"/>
              <w:jc w:val="left"/>
            </w:pPr>
            <w:r>
              <w:t xml:space="preserve">Chips high defence at zero risk; dies in two hits if anything reaches it.</w:t>
            </w:r>
          </w:p>
        </w:tc>
      </w:tr>
      <w:tr>
        <w:tc>
          <w:tcPr/>
          <w:p>
            <w:pPr>
              <w:pStyle w:val="Compact"/>
              <w:jc w:val="left"/>
            </w:pPr>
            <w:r>
              <w:rPr>
                <w:bCs/>
                <w:b/>
              </w:rPr>
              <w:t xml:space="preserve">Munti</w:t>
            </w:r>
          </w:p>
        </w:tc>
        <w:tc>
          <w:tcPr/>
          <w:p>
            <w:pPr>
              <w:pStyle w:val="Compact"/>
              <w:jc w:val="left"/>
            </w:pPr>
            <w:r>
              <w:t xml:space="preserve">Repair, cockpit evac, real but weak attack</w:t>
            </w:r>
          </w:p>
        </w:tc>
        <w:tc>
          <w:tcPr/>
          <w:p>
            <w:pPr>
              <w:pStyle w:val="Compact"/>
              <w:jc w:val="left"/>
            </w:pPr>
            <w:r>
              <w:t xml:space="preserve">—</w:t>
            </w:r>
          </w:p>
        </w:tc>
        <w:tc>
          <w:tcPr/>
          <w:p>
            <w:pPr>
              <w:pStyle w:val="Compact"/>
              <w:jc w:val="left"/>
            </w:pPr>
            <w:r>
              <w:t xml:space="preserve">Everything</w:t>
            </w:r>
          </w:p>
        </w:tc>
        <w:tc>
          <w:tcPr/>
          <w:p>
            <w:pPr>
              <w:pStyle w:val="Compact"/>
              <w:jc w:val="left"/>
            </w:pPr>
            <w:r>
              <w:t xml:space="preserve">Not built to win fights. Protecting it is the metagame, same as in the books.</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the design consequence worth understanding</w:t>
            </w:r>
            <w:r>
              <w:t xml:space="preserve"> The Meeps does not out-damage the Tank — it ignores it. A six-move melee unit walks past the Tank to reach the Reeps and the Munti behind it. So the Tank’s real job is not dealing damage, it is occupying the tiles the Meeps wants to walk through, and extending its overshield to the squishy things behind it. That single relationship is the whole game: Meeps dives the backline, Tank bodyguards the backline, Reeps out-ranges the Tank, everyone wants the Munti dead. If playtesting shows this loop is boring, nothing else in this document matters — fix it first.</w:t>
            </w:r>
          </w:p>
        </w:tc>
      </w:tr>
    </w:tbl>
    <w:bookmarkEnd w:id="37"/>
    <w:bookmarkStart w:id="38" w:name="Xe1986fb4fa09267c5e8cbb252a039a03ba8339a"/>
    <w:p>
      <w:pPr>
        <w:pStyle w:val="Heading2"/>
      </w:pPr>
      <w:r>
        <w:rPr>
          <w:bCs/>
          <w:b/>
        </w:rPr>
        <w:t xml:space="preserve">4.2 Baseline stat block (G tier, before the chassis modifier)</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Path</w:t>
            </w:r>
          </w:p>
        </w:tc>
        <w:tc>
          <w:tcPr/>
          <w:p>
            <w:pPr>
              <w:pStyle w:val="Compact"/>
              <w:jc w:val="left"/>
            </w:pPr>
            <w:r>
              <w:rPr>
                <w:bCs/>
                <w:b/>
              </w:rPr>
              <w:t xml:space="preserve">HP</w:t>
            </w:r>
          </w:p>
        </w:tc>
        <w:tc>
          <w:tcPr/>
          <w:p>
            <w:pPr>
              <w:pStyle w:val="Compact"/>
              <w:jc w:val="left"/>
            </w:pPr>
            <w:r>
              <w:rPr>
                <w:bCs/>
                <w:b/>
              </w:rPr>
              <w:t xml:space="preserve">Move</w:t>
            </w:r>
          </w:p>
        </w:tc>
        <w:tc>
          <w:tcPr/>
          <w:p>
            <w:pPr>
              <w:pStyle w:val="Compact"/>
              <w:jc w:val="left"/>
            </w:pPr>
            <w:r>
              <w:rPr>
                <w:bCs/>
                <w:b/>
              </w:rPr>
              <w:t xml:space="preserve">Range</w:t>
            </w:r>
          </w:p>
        </w:tc>
        <w:tc>
          <w:tcPr/>
          <w:p>
            <w:pPr>
              <w:pStyle w:val="Compact"/>
              <w:jc w:val="left"/>
            </w:pPr>
            <w:r>
              <w:rPr>
                <w:bCs/>
                <w:b/>
              </w:rPr>
              <w:t xml:space="preserve">ATK</w:t>
            </w:r>
          </w:p>
        </w:tc>
        <w:tc>
          <w:tcPr/>
          <w:p>
            <w:pPr>
              <w:pStyle w:val="Compact"/>
              <w:jc w:val="left"/>
            </w:pPr>
            <w:r>
              <w:rPr>
                <w:bCs/>
                <w:b/>
              </w:rPr>
              <w:t xml:space="preserve">DEF</w:t>
            </w:r>
          </w:p>
        </w:tc>
        <w:tc>
          <w:tcPr/>
          <w:p>
            <w:pPr>
              <w:pStyle w:val="Compact"/>
              <w:jc w:val="left"/>
            </w:pPr>
            <w:r>
              <w:rPr>
                <w:bCs/>
                <w:b/>
              </w:rPr>
              <w:t xml:space="preserve">Vision</w:t>
            </w:r>
          </w:p>
        </w:tc>
        <w:tc>
          <w:tcPr/>
          <w:p>
            <w:pPr>
              <w:pStyle w:val="Compact"/>
              <w:jc w:val="left"/>
            </w:pPr>
            <w:r>
              <w:rPr>
                <w:bCs/>
                <w:b/>
              </w:rPr>
              <w:t xml:space="preserve">Counterattacks?</w:t>
            </w:r>
          </w:p>
        </w:tc>
      </w:tr>
      <w:tr>
        <w:tc>
          <w:tcPr/>
          <w:p>
            <w:pPr>
              <w:pStyle w:val="Compact"/>
              <w:jc w:val="left"/>
            </w:pPr>
            <w:r>
              <w:t xml:space="preserve">Meeps</w:t>
            </w:r>
          </w:p>
        </w:tc>
        <w:tc>
          <w:tcPr/>
          <w:p>
            <w:pPr>
              <w:pStyle w:val="Compact"/>
              <w:jc w:val="left"/>
            </w:pPr>
            <w:r>
              <w:t xml:space="preserve">100</w:t>
            </w:r>
          </w:p>
        </w:tc>
        <w:tc>
          <w:tcPr/>
          <w:p>
            <w:pPr>
              <w:pStyle w:val="Compact"/>
              <w:jc w:val="left"/>
            </w:pPr>
            <w:r>
              <w:t xml:space="preserve">6</w:t>
            </w:r>
          </w:p>
        </w:tc>
        <w:tc>
          <w:tcPr/>
          <w:p>
            <w:pPr>
              <w:pStyle w:val="Compact"/>
              <w:jc w:val="left"/>
            </w:pPr>
            <w:r>
              <w:t xml:space="preserve">1–1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4</w:t>
            </w:r>
          </w:p>
        </w:tc>
        <w:tc>
          <w:tcPr/>
          <w:p>
            <w:pPr>
              <w:pStyle w:val="Compact"/>
              <w:jc w:val="left"/>
            </w:pPr>
            <w:r>
              <w:t xml:space="preserve">Yes (melee)</w:t>
            </w:r>
          </w:p>
        </w:tc>
      </w:tr>
      <w:tr>
        <w:tc>
          <w:tcPr/>
          <w:p>
            <w:pPr>
              <w:pStyle w:val="Compact"/>
              <w:jc w:val="left"/>
            </w:pPr>
            <w:r>
              <w:t xml:space="preserve">Tank</w:t>
            </w:r>
          </w:p>
        </w:tc>
        <w:tc>
          <w:tcPr/>
          <w:p>
            <w:pPr>
              <w:pStyle w:val="Compact"/>
              <w:jc w:val="left"/>
            </w:pPr>
            <w:r>
              <w:t xml:space="preserve">100</w:t>
            </w:r>
          </w:p>
        </w:tc>
        <w:tc>
          <w:tcPr/>
          <w:p>
            <w:pPr>
              <w:pStyle w:val="Compact"/>
              <w:jc w:val="left"/>
            </w:pPr>
            <w:r>
              <w:t xml:space="preserve">3</w:t>
            </w:r>
          </w:p>
        </w:tc>
        <w:tc>
          <w:tcPr/>
          <w:p>
            <w:pPr>
              <w:pStyle w:val="Compact"/>
              <w:jc w:val="left"/>
            </w:pPr>
            <w:r>
              <w:t xml:space="preserve">1–1</w:t>
            </w:r>
          </w:p>
        </w:tc>
        <w:tc>
          <w:tcPr/>
          <w:p>
            <w:pPr>
              <w:pStyle w:val="Compact"/>
              <w:jc w:val="left"/>
            </w:pPr>
            <w:r>
              <w:t xml:space="preserve">100</w:t>
            </w:r>
          </w:p>
        </w:tc>
        <w:tc>
          <w:tcPr/>
          <w:p>
            <w:pPr>
              <w:pStyle w:val="Compact"/>
              <w:jc w:val="left"/>
            </w:pPr>
            <w:r>
              <w:t xml:space="preserve">100</w:t>
            </w:r>
          </w:p>
        </w:tc>
        <w:tc>
          <w:tcPr/>
          <w:p>
            <w:pPr>
              <w:pStyle w:val="Compact"/>
              <w:jc w:val="left"/>
            </w:pPr>
            <w:r>
              <w:t xml:space="preserve">3</w:t>
            </w:r>
          </w:p>
        </w:tc>
        <w:tc>
          <w:tcPr/>
          <w:p>
            <w:pPr>
              <w:pStyle w:val="Compact"/>
              <w:jc w:val="left"/>
            </w:pPr>
            <w:r>
              <w:t xml:space="preserve">Yes (melee)</w:t>
            </w:r>
          </w:p>
        </w:tc>
      </w:tr>
      <w:tr>
        <w:tc>
          <w:tcPr/>
          <w:p>
            <w:pPr>
              <w:pStyle w:val="Compact"/>
              <w:jc w:val="left"/>
            </w:pPr>
            <w:r>
              <w:t xml:space="preserve">Reeps</w:t>
            </w:r>
          </w:p>
        </w:tc>
        <w:tc>
          <w:tcPr/>
          <w:p>
            <w:pPr>
              <w:pStyle w:val="Compact"/>
              <w:jc w:val="left"/>
            </w:pPr>
            <w:r>
              <w:t xml:space="preserve">100</w:t>
            </w:r>
          </w:p>
        </w:tc>
        <w:tc>
          <w:tcPr/>
          <w:p>
            <w:pPr>
              <w:pStyle w:val="Compact"/>
              <w:jc w:val="left"/>
            </w:pPr>
            <w:r>
              <w:t xml:space="preserve">4</w:t>
            </w:r>
          </w:p>
        </w:tc>
        <w:tc>
          <w:tcPr/>
          <w:p>
            <w:pPr>
              <w:pStyle w:val="Compact"/>
              <w:jc w:val="left"/>
            </w:pPr>
            <w:r>
              <w:t xml:space="preserve">2–4</w:t>
            </w:r>
          </w:p>
        </w:tc>
        <w:tc>
          <w:tcPr/>
          <w:p>
            <w:pPr>
              <w:pStyle w:val="Compact"/>
              <w:jc w:val="left"/>
            </w:pPr>
            <w:r>
              <w:t xml:space="preserve">100</w:t>
            </w:r>
          </w:p>
        </w:tc>
        <w:tc>
          <w:tcPr/>
          <w:p>
            <w:pPr>
              <w:pStyle w:val="Compact"/>
              <w:jc w:val="left"/>
            </w:pPr>
            <w:r>
              <w:t xml:space="preserve">100</w:t>
            </w:r>
          </w:p>
        </w:tc>
        <w:tc>
          <w:tcPr/>
          <w:p>
            <w:pPr>
              <w:pStyle w:val="Compact"/>
              <w:jc w:val="left"/>
            </w:pPr>
            <w:r>
              <w:t xml:space="preserve">5</w:t>
            </w:r>
          </w:p>
        </w:tc>
        <w:tc>
          <w:tcPr/>
          <w:p>
            <w:pPr>
              <w:pStyle w:val="Compact"/>
              <w:jc w:val="left"/>
            </w:pPr>
            <w:r>
              <w:t xml:space="preserve">No — and cannot be counterattacked from range ≥2</w:t>
            </w:r>
          </w:p>
        </w:tc>
      </w:tr>
      <w:tr>
        <w:tc>
          <w:tcPr/>
          <w:p>
            <w:pPr>
              <w:pStyle w:val="Compact"/>
              <w:jc w:val="left"/>
            </w:pPr>
            <w:r>
              <w:t xml:space="preserve">Munti</w:t>
            </w:r>
          </w:p>
        </w:tc>
        <w:tc>
          <w:tcPr/>
          <w:p>
            <w:pPr>
              <w:pStyle w:val="Compact"/>
              <w:jc w:val="left"/>
            </w:pPr>
            <w:r>
              <w:t xml:space="preserve">100</w:t>
            </w:r>
          </w:p>
        </w:tc>
        <w:tc>
          <w:tcPr/>
          <w:p>
            <w:pPr>
              <w:pStyle w:val="Compact"/>
              <w:jc w:val="left"/>
            </w:pPr>
            <w:r>
              <w:t xml:space="preserve">5</w:t>
            </w:r>
          </w:p>
        </w:tc>
        <w:tc>
          <w:tcPr/>
          <w:p>
            <w:pPr>
              <w:pStyle w:val="Compact"/>
              <w:jc w:val="left"/>
            </w:pPr>
            <w:r>
              <w:t xml:space="preserve">1–2</w:t>
            </w:r>
          </w:p>
        </w:tc>
        <w:tc>
          <w:tcPr/>
          <w:p>
            <w:pPr>
              <w:pStyle w:val="Compact"/>
              <w:jc w:val="left"/>
            </w:pPr>
            <w:r>
              <w:t xml:space="preserve">100</w:t>
            </w:r>
          </w:p>
        </w:tc>
        <w:tc>
          <w:tcPr/>
          <w:p>
            <w:pPr>
              <w:pStyle w:val="Compact"/>
              <w:jc w:val="left"/>
            </w:pPr>
            <w:r>
              <w:t xml:space="preserve">100</w:t>
            </w:r>
          </w:p>
        </w:tc>
        <w:tc>
          <w:tcPr/>
          <w:p>
            <w:pPr>
              <w:pStyle w:val="Compact"/>
              <w:jc w:val="left"/>
            </w:pPr>
            <w:r>
              <w:t xml:space="preserve">4</w:t>
            </w:r>
          </w:p>
        </w:tc>
        <w:tc>
          <w:tcPr/>
          <w:p>
            <w:pPr>
              <w:pStyle w:val="Compact"/>
              <w:jc w:val="left"/>
            </w:pPr>
            <w:r>
              <w:t xml:space="preserve">Yes at range 1 only</w:t>
            </w:r>
          </w:p>
        </w:tc>
      </w:tr>
    </w:tbl>
    <w:p>
      <w:pPr>
        <w:pStyle w:val="BodyText"/>
      </w:pPr>
      <w:r>
        <w:rPr>
          <w:iCs/>
          <w:i/>
        </w:rPr>
        <w:t xml:space="preserve">These are the pre-chassis numbers. The human bipedal chassis adds +5 HP on top (§4.3), so every human archetype in the Data Pack reads 105 HP rather than 100 — the 100 here is the figure the power matrix is calibrated against, not what any unit on the board actually has.</w:t>
      </w:r>
    </w:p>
    <w:p>
      <w:pPr>
        <w:pStyle w:val="BodyText"/>
      </w:pPr>
      <w:r>
        <w:t xml:space="preserve">ATK and DEF are 100 for every path at G tier on purpose. </w:t>
      </w:r>
      <w:r>
        <w:rPr>
          <w:bCs/>
          <w:b/>
        </w:rPr>
        <w:t xml:space="preserve">The matchup differences live entirely in the power matrix in §4.5</w:t>
      </w:r>
      <w:r>
        <w:t xml:space="preserve">, and ATK/DEF exist only to carry gear tier and Loadout modifiers. That keeps one tuning knob per concept instead of two knobs that fight each other.</w:t>
      </w:r>
    </w:p>
    <w:p>
      <w:pPr>
        <w:pStyle w:val="BodyText"/>
      </w:pPr>
      <w:r>
        <w:t xml:space="preserve">The Reeps row is the important one: an artillery unit that neither counterattacks nor gets counterattacked is the standard Advance Wars artillery rule, and it is the entire mechanical reason Reeps beats Tank. Do not soften it.</w:t>
      </w:r>
    </w:p>
    <w:bookmarkEnd w:id="38"/>
    <w:bookmarkStart w:id="39" w:name="X746b7f6fafe6138effb5f2d8b67efafe6f22114"/>
    <w:p>
      <w:pPr>
        <w:pStyle w:val="Heading2"/>
      </w:pPr>
      <w:r>
        <w:rPr>
          <w:bCs/>
          <w:b/>
        </w:rPr>
        <w:t xml:space="preserve">4.3 Chassis layer — separate axis, does not touch the triangle</w:t>
      </w:r>
    </w:p>
    <w:p>
      <w:pPr>
        <w:pStyle w:val="FirstParagraph"/>
      </w:pPr>
      <w:r>
        <w:t xml:space="preserve">Species chassis modifies movement and one minor stat. A Hiopi Meeps is still a Meeps.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Chassis</w:t>
            </w:r>
          </w:p>
        </w:tc>
        <w:tc>
          <w:tcPr/>
          <w:p>
            <w:pPr>
              <w:pStyle w:val="Compact"/>
              <w:jc w:val="left"/>
            </w:pPr>
            <w:r>
              <w:rPr>
                <w:bCs/>
                <w:b/>
              </w:rPr>
              <w:t xml:space="preserve">Species</w:t>
            </w:r>
          </w:p>
        </w:tc>
        <w:tc>
          <w:tcPr/>
          <w:p>
            <w:pPr>
              <w:pStyle w:val="Compact"/>
              <w:jc w:val="left"/>
            </w:pPr>
            <w:r>
              <w:rPr>
                <w:bCs/>
                <w:b/>
              </w:rPr>
              <w:t xml:space="preserve">Movement</w:t>
            </w:r>
          </w:p>
        </w:tc>
        <w:tc>
          <w:tcPr/>
          <w:p>
            <w:pPr>
              <w:pStyle w:val="Compact"/>
              <w:jc w:val="left"/>
            </w:pPr>
            <w:r>
              <w:rPr>
                <w:bCs/>
                <w:b/>
              </w:rPr>
              <w:t xml:space="preserve">Sensor</w:t>
            </w:r>
          </w:p>
        </w:tc>
        <w:tc>
          <w:tcPr/>
          <w:p>
            <w:pPr>
              <w:pStyle w:val="Compact"/>
              <w:jc w:val="left"/>
            </w:pPr>
            <w:r>
              <w:rPr>
                <w:bCs/>
                <w:b/>
              </w:rPr>
              <w:t xml:space="preserve">Modifier</w:t>
            </w:r>
          </w:p>
        </w:tc>
      </w:tr>
      <w:tr>
        <w:tc>
          <w:tcPr/>
          <w:p>
            <w:pPr>
              <w:pStyle w:val="Compact"/>
              <w:jc w:val="left"/>
            </w:pPr>
            <w:r>
              <w:t xml:space="preserve">Bipedal</w:t>
            </w:r>
          </w:p>
        </w:tc>
        <w:tc>
          <w:tcPr/>
          <w:p>
            <w:pPr>
              <w:pStyle w:val="Compact"/>
              <w:jc w:val="left"/>
            </w:pPr>
            <w:r>
              <w:t xml:space="preserve">Human</w:t>
            </w:r>
          </w:p>
        </w:tc>
        <w:tc>
          <w:tcPr/>
          <w:p>
            <w:pPr>
              <w:pStyle w:val="Compact"/>
              <w:jc w:val="left"/>
            </w:pPr>
            <w:r>
              <w:t xml:space="preserve">Baseline: no terrain penalties.</w:t>
            </w:r>
          </w:p>
        </w:tc>
        <w:tc>
          <w:tcPr/>
          <w:p>
            <w:pPr>
              <w:pStyle w:val="Compact"/>
              <w:jc w:val="left"/>
            </w:pPr>
            <w:r>
              <w:t xml:space="preserve">±0</w:t>
            </w:r>
          </w:p>
        </w:tc>
        <w:tc>
          <w:tcPr/>
          <w:p>
            <w:pPr>
              <w:pStyle w:val="Compact"/>
              <w:jc w:val="left"/>
            </w:pPr>
            <w:r>
              <w:t xml:space="preserve">Baseline. +5 HP as the generalist’s only edge.</w:t>
            </w:r>
          </w:p>
        </w:tc>
      </w:tr>
      <w:tr>
        <w:tc>
          <w:tcPr/>
          <w:p>
            <w:pPr>
              <w:pStyle w:val="Compact"/>
              <w:jc w:val="left"/>
            </w:pPr>
            <w:r>
              <w:t xml:space="preserve">Centauroid</w:t>
            </w:r>
          </w:p>
        </w:tc>
        <w:tc>
          <w:tcPr/>
          <w:p>
            <w:pPr>
              <w:pStyle w:val="Compact"/>
              <w:jc w:val="left"/>
            </w:pPr>
            <w:r>
              <w:t xml:space="preserve">Hiopi</w:t>
            </w:r>
          </w:p>
        </w:tc>
        <w:tc>
          <w:tcPr/>
          <w:p>
            <w:pPr>
              <w:pStyle w:val="Compact"/>
              <w:jc w:val="left"/>
            </w:pPr>
            <w:r>
              <w:t xml:space="preserve">Full speed on plain / road / scrub; penalised on rubble, structure interiors and ridge (see §4.6).</w:t>
            </w:r>
          </w:p>
        </w:tc>
        <w:tc>
          <w:tcPr/>
          <w:p>
            <w:pPr>
              <w:pStyle w:val="Compact"/>
              <w:jc w:val="left"/>
            </w:pPr>
            <w:r>
              <w:t xml:space="preserve">±0</w:t>
            </w:r>
          </w:p>
        </w:tc>
        <w:tc>
          <w:tcPr/>
          <w:p>
            <w:pPr>
              <w:pStyle w:val="Compact"/>
              <w:jc w:val="left"/>
            </w:pPr>
            <w:r>
              <w:rPr>
                <w:bCs/>
                <w:b/>
              </w:rPr>
              <w:t xml:space="preserve">Charge:</w:t>
            </w:r>
            <w:r>
              <w:t xml:space="preserve"> moving ≥3 tiles in a straight line over cost-1 terrain and attacking at the end of that move deals ×1.25 damage.</w:t>
            </w:r>
          </w:p>
        </w:tc>
      </w:tr>
      <w:tr>
        <w:tc>
          <w:tcPr/>
          <w:p>
            <w:pPr>
              <w:pStyle w:val="Compact"/>
              <w:jc w:val="left"/>
            </w:pPr>
            <w:r>
              <w:t xml:space="preserve">Bipedal, vibrissal</w:t>
            </w:r>
          </w:p>
        </w:tc>
        <w:tc>
          <w:tcPr/>
          <w:p>
            <w:pPr>
              <w:pStyle w:val="Compact"/>
              <w:jc w:val="left"/>
            </w:pPr>
            <w:r>
              <w:t xml:space="preserve">Osnius</w:t>
            </w:r>
          </w:p>
        </w:tc>
        <w:tc>
          <w:tcPr/>
          <w:p>
            <w:pPr>
              <w:pStyle w:val="Compact"/>
              <w:jc w:val="left"/>
            </w:pPr>
            <w:r>
              <w:t xml:space="preserve">Baseline.</w:t>
            </w:r>
          </w:p>
        </w:tc>
        <w:tc>
          <w:tcPr/>
          <w:p>
            <w:pPr>
              <w:pStyle w:val="Compact"/>
              <w:jc w:val="left"/>
            </w:pPr>
            <w:r>
              <w:rPr>
                <w:bCs/>
                <w:b/>
              </w:rPr>
              <w:t xml:space="preserve">+2</w:t>
            </w:r>
          </w:p>
        </w:tc>
        <w:tc>
          <w:tcPr/>
          <w:p>
            <w:pPr>
              <w:pStyle w:val="Compact"/>
              <w:jc w:val="left"/>
            </w:pPr>
            <w:r>
              <w:rPr>
                <w:bCs/>
                <w:b/>
              </w:rPr>
              <w:t xml:space="preserve">Longer sensor, per your note.</w:t>
            </w:r>
            <w:r>
              <w:t xml:space="preserve"> Vision +2 and — the part that matters — detects burrowed units anywhere inside sensor range. Everyone else finds a burrower by walking next to it.</w:t>
            </w:r>
          </w:p>
        </w:tc>
      </w:tr>
      <w:tr>
        <w:tc>
          <w:tcPr/>
          <w:p>
            <w:pPr>
              <w:pStyle w:val="Compact"/>
              <w:jc w:val="left"/>
            </w:pPr>
            <w:r>
              <w:t xml:space="preserve">—</w:t>
            </w:r>
          </w:p>
        </w:tc>
        <w:tc>
          <w:tcPr/>
          <w:p>
            <w:pPr>
              <w:pStyle w:val="Compact"/>
              <w:jc w:val="left"/>
            </w:pPr>
            <w:r>
              <w:t xml:space="preserve">Carabil</w:t>
            </w:r>
          </w:p>
        </w:tc>
        <w:tc>
          <w:tcPr/>
          <w:p>
            <w:pPr>
              <w:pStyle w:val="Compact"/>
              <w:jc w:val="left"/>
            </w:pPr>
            <w:r>
              <w:t xml:space="preserve">Do not pilot mechs. Not a playable chassis.</w:t>
            </w:r>
          </w:p>
        </w:tc>
        <w:tc>
          <w:tcPr/>
          <w:p>
            <w:pPr>
              <w:pStyle w:val="Compact"/>
              <w:jc w:val="left"/>
            </w:pPr>
            <w:r>
              <w:t xml:space="preserve">—</w:t>
            </w:r>
          </w:p>
        </w:tc>
        <w:tc>
          <w:tcPr/>
          <w:p>
            <w:pPr>
              <w:pStyle w:val="Compact"/>
              <w:jc w:val="left"/>
            </w:pPr>
            <w:r>
              <w:t xml:space="preserve">—</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why the osnian sensor is a real mechanic and not flavour</w:t>
            </w:r>
            <w:r>
              <w:t xml:space="preserve"> The Bloom roster includes a burrowing ambusher (Undertow, §5.4) that is invisible on the board until something walks into it. Only two things detect it at range: a vibrissal chassis, and a Runemaster-track Loadout — which is exactly what your own brief asked a runemaster for. Stack both and you get vision 8 with detection across all of it, a dedicated scout build that hard-counters the ambush archetype. That is the kind of thing the chassis layer is for: it gives you a real answer to a real threat without adding a second combat system. It also means the centauroid rubble penalty stings — the Hiopi charge build is fast and blind, which is exactly the trade you want a chassis choice to be.</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a Frame system that reaches back into this section</w:t>
            </w:r>
            <w:r>
              <w:t xml:space="preserve"> Redundant Actuators (a Frame system, §6.5) removes the centauroid's rubble and structure-interior penalty from the table above — a Hiopi pilot who installs it pays bipedal movement costs everywhere, on every tile, instead of the 3-cost rubble and 2-cost structure rows the Centauroid column lists. It does not touch Charge, and it does not touch the Osnian sensor row — those stay chassis-locked. This is the one place a purchasable system reaches back into the chassis layer rather than sitting purely inside §6.5, which is why it is flagged here and not just in the systems list.</w:t>
            </w:r>
          </w:p>
        </w:tc>
      </w:tr>
    </w:tbl>
    <w:bookmarkEnd w:id="39"/>
    <w:bookmarkStart w:id="40" w:name="Xbb6ceb8805cbe7ea609a24be7f32f5ffeed02a0"/>
    <w:p>
      <w:pPr>
        <w:pStyle w:val="Heading2"/>
      </w:pPr>
      <w:r>
        <w:rPr>
          <w:bCs/>
          <w:b/>
        </w:rPr>
        <w:t xml:space="preserve">4.4 Gear tiers G through A</w:t>
      </w:r>
    </w:p>
    <w:p>
      <w:pPr>
        <w:pStyle w:val="FirstParagraph"/>
      </w:pPr>
      <w:r>
        <w:t xml:space="preserve">Tiers are equipment loadouts, not unit types. A Stocklance-G Meeps and a Flareblade-B Meeps are the same class with different modifiers.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Tier</w:t>
            </w:r>
          </w:p>
        </w:tc>
        <w:tc>
          <w:tcPr/>
          <w:p>
            <w:pPr>
              <w:pStyle w:val="Compact"/>
              <w:jc w:val="left"/>
            </w:pPr>
            <w:r>
              <w:rPr>
                <w:bCs/>
                <w:b/>
              </w:rPr>
              <w:t xml:space="preserve">ATK</w:t>
            </w:r>
          </w:p>
        </w:tc>
        <w:tc>
          <w:tcPr/>
          <w:p>
            <w:pPr>
              <w:pStyle w:val="Compact"/>
              <w:jc w:val="left"/>
            </w:pPr>
            <w:r>
              <w:rPr>
                <w:bCs/>
                <w:b/>
              </w:rPr>
              <w:t xml:space="preserve">DEF</w:t>
            </w:r>
          </w:p>
        </w:tc>
        <w:tc>
          <w:tcPr/>
          <w:p>
            <w:pPr>
              <w:pStyle w:val="Compact"/>
              <w:jc w:val="left"/>
            </w:pPr>
            <w:r>
              <w:rPr>
                <w:bCs/>
                <w:b/>
              </w:rPr>
              <w:t xml:space="preserve">HP</w:t>
            </w:r>
          </w:p>
        </w:tc>
        <w:tc>
          <w:tcPr/>
          <w:p>
            <w:pPr>
              <w:pStyle w:val="Compact"/>
              <w:jc w:val="left"/>
            </w:pPr>
            <w:r>
              <w:rPr>
                <w:bCs/>
                <w:b/>
              </w:rPr>
              <w:t xml:space="preserve">Move</w:t>
            </w:r>
          </w:p>
        </w:tc>
        <w:tc>
          <w:tcPr/>
          <w:p>
            <w:pPr>
              <w:pStyle w:val="Compact"/>
              <w:jc w:val="left"/>
            </w:pPr>
            <w:r>
              <w:rPr>
                <w:bCs/>
                <w:b/>
              </w:rPr>
              <w:t xml:space="preserve">Mounts</w:t>
            </w:r>
          </w:p>
        </w:tc>
        <w:tc>
          <w:tcPr/>
          <w:p>
            <w:pPr>
              <w:pStyle w:val="Compact"/>
              <w:jc w:val="left"/>
            </w:pPr>
            <w:r>
              <w:rPr>
                <w:bCs/>
                <w:b/>
              </w:rPr>
              <w:t xml:space="preserve">Draw</w:t>
            </w:r>
          </w:p>
        </w:tc>
        <w:tc>
          <w:tcPr/>
          <w:p>
            <w:pPr>
              <w:pStyle w:val="Compact"/>
              <w:jc w:val="left"/>
            </w:pPr>
            <w:r>
              <w:rPr>
                <w:bCs/>
                <w:b/>
              </w:rPr>
              <w:t xml:space="preserve">Notes</w:t>
            </w:r>
          </w:p>
        </w:tc>
      </w:tr>
      <w:tr>
        <w:tc>
          <w:tcPr/>
          <w:p>
            <w:pPr>
              <w:pStyle w:val="Compact"/>
              <w:jc w:val="left"/>
            </w:pPr>
            <w:r>
              <w:t xml:space="preserve">G</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Starting issue. Everything the slice ships at.</w:t>
            </w:r>
          </w:p>
        </w:tc>
      </w:tr>
      <w:tr>
        <w:tc>
          <w:tcPr/>
          <w:p>
            <w:pPr>
              <w:pStyle w:val="Compact"/>
              <w:jc w:val="left"/>
            </w:pPr>
            <w:r>
              <w:t xml:space="preserve">F</w:t>
            </w:r>
          </w:p>
        </w:tc>
        <w:tc>
          <w:tcPr/>
          <w:p>
            <w:pPr>
              <w:pStyle w:val="Compact"/>
              <w:jc w:val="left"/>
            </w:pPr>
            <w:r>
              <w:t xml:space="preserve">106</w:t>
            </w:r>
          </w:p>
        </w:tc>
        <w:tc>
          <w:tcPr/>
          <w:p>
            <w:pPr>
              <w:pStyle w:val="Compact"/>
              <w:jc w:val="left"/>
            </w:pPr>
            <w:r>
              <w:t xml:space="preserve">104</w:t>
            </w:r>
          </w:p>
        </w:tc>
        <w:tc>
          <w:tcPr/>
          <w:p>
            <w:pPr>
              <w:pStyle w:val="Compact"/>
              <w:jc w:val="left"/>
            </w:pPr>
            <w:r>
              <w:t xml:space="preserve">100</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pPr>
          </w:p>
        </w:tc>
      </w:tr>
      <w:tr>
        <w:tc>
          <w:tcPr/>
          <w:p>
            <w:pPr>
              <w:pStyle w:val="Compact"/>
              <w:jc w:val="left"/>
            </w:pPr>
            <w:r>
              <w:t xml:space="preserve">E</w:t>
            </w:r>
          </w:p>
        </w:tc>
        <w:tc>
          <w:tcPr/>
          <w:p>
            <w:pPr>
              <w:pStyle w:val="Compact"/>
              <w:jc w:val="left"/>
            </w:pPr>
            <w:r>
              <w:t xml:space="preserve">112</w:t>
            </w:r>
          </w:p>
        </w:tc>
        <w:tc>
          <w:tcPr/>
          <w:p>
            <w:pPr>
              <w:pStyle w:val="Compact"/>
              <w:jc w:val="left"/>
            </w:pPr>
            <w:r>
              <w:t xml:space="preserve">108</w:t>
            </w:r>
          </w:p>
        </w:tc>
        <w:tc>
          <w:tcPr/>
          <w:p>
            <w:pPr>
              <w:pStyle w:val="Compact"/>
              <w:jc w:val="left"/>
            </w:pPr>
            <w:r>
              <w:t xml:space="preserve">105</w:t>
            </w:r>
          </w:p>
        </w:tc>
        <w:tc>
          <w:tcPr/>
          <w:p>
            <w:pPr>
              <w:pStyle w:val="Compact"/>
              <w:jc w:val="left"/>
            </w:pPr>
            <w:r>
              <w:t xml:space="preserve">+0</w:t>
            </w:r>
          </w:p>
        </w:tc>
        <w:tc>
          <w:tcPr/>
          <w:p>
            <w:pPr>
              <w:pStyle w:val="Compact"/>
              <w:jc w:val="left"/>
            </w:pPr>
            <w:r>
              <w:t xml:space="preserve">1</w:t>
            </w:r>
          </w:p>
        </w:tc>
        <w:tc>
          <w:tcPr/>
          <w:p>
            <w:pPr>
              <w:pStyle w:val="Compact"/>
              <w:jc w:val="left"/>
            </w:pPr>
            <w:r>
              <w:t xml:space="preserve">4</w:t>
            </w:r>
          </w:p>
        </w:tc>
        <w:tc>
          <w:tcPr/>
          <w:p>
            <w:pPr>
              <w:pStyle w:val="Compact"/>
            </w:pPr>
          </w:p>
        </w:tc>
      </w:tr>
      <w:tr>
        <w:tc>
          <w:tcPr/>
          <w:p>
            <w:pPr>
              <w:pStyle w:val="Compact"/>
              <w:jc w:val="left"/>
            </w:pPr>
            <w:r>
              <w:t xml:space="preserve">D</w:t>
            </w:r>
          </w:p>
        </w:tc>
        <w:tc>
          <w:tcPr/>
          <w:p>
            <w:pPr>
              <w:pStyle w:val="Compact"/>
              <w:jc w:val="left"/>
            </w:pPr>
            <w:r>
              <w:t xml:space="preserve">118</w:t>
            </w:r>
          </w:p>
        </w:tc>
        <w:tc>
          <w:tcPr/>
          <w:p>
            <w:pPr>
              <w:pStyle w:val="Compact"/>
              <w:jc w:val="left"/>
            </w:pPr>
            <w:r>
              <w:t xml:space="preserve">113</w:t>
            </w:r>
          </w:p>
        </w:tc>
        <w:tc>
          <w:tcPr/>
          <w:p>
            <w:pPr>
              <w:pStyle w:val="Compact"/>
              <w:jc w:val="left"/>
            </w:pPr>
            <w:r>
              <w:t xml:space="preserve">110</w:t>
            </w:r>
          </w:p>
        </w:tc>
        <w:tc>
          <w:tcPr/>
          <w:p>
            <w:pPr>
              <w:pStyle w:val="Compact"/>
              <w:jc w:val="left"/>
            </w:pPr>
            <w:r>
              <w:t xml:space="preserve">+1</w:t>
            </w:r>
          </w:p>
        </w:tc>
        <w:tc>
          <w:tcPr/>
          <w:p>
            <w:pPr>
              <w:pStyle w:val="Compact"/>
              <w:jc w:val="left"/>
            </w:pPr>
            <w:r>
              <w:t xml:space="preserve">1</w:t>
            </w:r>
          </w:p>
        </w:tc>
        <w:tc>
          <w:tcPr/>
          <w:p>
            <w:pPr>
              <w:pStyle w:val="Compact"/>
              <w:jc w:val="left"/>
            </w:pPr>
            <w:r>
              <w:t xml:space="preserve">5</w:t>
            </w:r>
          </w:p>
        </w:tc>
        <w:tc>
          <w:tcPr/>
          <w:p>
            <w:pPr>
              <w:pStyle w:val="Compact"/>
              <w:jc w:val="left"/>
            </w:pPr>
            <w:r>
              <w:t xml:space="preserve">First ability slot. Realistic ceiling for the v0.1 slice.</w:t>
            </w:r>
          </w:p>
        </w:tc>
      </w:tr>
      <w:tr>
        <w:tc>
          <w:tcPr/>
          <w:p>
            <w:pPr>
              <w:pStyle w:val="Compact"/>
              <w:jc w:val="left"/>
            </w:pPr>
            <w:r>
              <w:t xml:space="preserve">C</w:t>
            </w:r>
          </w:p>
        </w:tc>
        <w:tc>
          <w:tcPr/>
          <w:p>
            <w:pPr>
              <w:pStyle w:val="Compact"/>
              <w:jc w:val="left"/>
            </w:pPr>
            <w:r>
              <w:t xml:space="preserve">125</w:t>
            </w:r>
          </w:p>
        </w:tc>
        <w:tc>
          <w:tcPr/>
          <w:p>
            <w:pPr>
              <w:pStyle w:val="Compact"/>
              <w:jc w:val="left"/>
            </w:pPr>
            <w:r>
              <w:t xml:space="preserve">119</w:t>
            </w:r>
          </w:p>
        </w:tc>
        <w:tc>
          <w:tcPr/>
          <w:p>
            <w:pPr>
              <w:pStyle w:val="Compact"/>
              <w:jc w:val="left"/>
            </w:pPr>
            <w:r>
              <w:t xml:space="preserve">115</w:t>
            </w:r>
          </w:p>
        </w:tc>
        <w:tc>
          <w:tcPr/>
          <w:p>
            <w:pPr>
              <w:pStyle w:val="Compact"/>
              <w:jc w:val="left"/>
            </w:pPr>
            <w:r>
              <w:t xml:space="preserve">+1</w:t>
            </w:r>
          </w:p>
        </w:tc>
        <w:tc>
          <w:tcPr/>
          <w:p>
            <w:pPr>
              <w:pStyle w:val="Compact"/>
              <w:jc w:val="left"/>
            </w:pPr>
            <w:r>
              <w:t xml:space="preserve">2</w:t>
            </w:r>
          </w:p>
        </w:tc>
        <w:tc>
          <w:tcPr/>
          <w:p>
            <w:pPr>
              <w:pStyle w:val="Compact"/>
              <w:jc w:val="left"/>
            </w:pPr>
            <w:r>
              <w:t xml:space="preserve">6</w:t>
            </w:r>
          </w:p>
        </w:tc>
        <w:tc>
          <w:tcPr/>
          <w:p>
            <w:pPr>
              <w:pStyle w:val="Compact"/>
              <w:jc w:val="left"/>
            </w:pPr>
            <w:r>
              <w:t xml:space="preserve">Data present, not reachable in the slice. Second weapon mount opens here — see §6.5.</w:t>
            </w:r>
          </w:p>
        </w:tc>
      </w:tr>
      <w:tr>
        <w:tc>
          <w:tcPr/>
          <w:p>
            <w:pPr>
              <w:pStyle w:val="Compact"/>
              <w:jc w:val="left"/>
            </w:pPr>
            <w:r>
              <w:t xml:space="preserve">B</w:t>
            </w:r>
          </w:p>
        </w:tc>
        <w:tc>
          <w:tcPr/>
          <w:p>
            <w:pPr>
              <w:pStyle w:val="Compact"/>
              <w:jc w:val="left"/>
            </w:pPr>
            <w:r>
              <w:t xml:space="preserve">132</w:t>
            </w:r>
          </w:p>
        </w:tc>
        <w:tc>
          <w:tcPr/>
          <w:p>
            <w:pPr>
              <w:pStyle w:val="Compact"/>
              <w:jc w:val="left"/>
            </w:pPr>
            <w:r>
              <w:t xml:space="preserve">125</w:t>
            </w:r>
          </w:p>
        </w:tc>
        <w:tc>
          <w:tcPr/>
          <w:p>
            <w:pPr>
              <w:pStyle w:val="Compact"/>
              <w:jc w:val="left"/>
            </w:pPr>
            <w:r>
              <w:t xml:space="preserve">120</w:t>
            </w:r>
          </w:p>
        </w:tc>
        <w:tc>
          <w:tcPr/>
          <w:p>
            <w:pPr>
              <w:pStyle w:val="Compact"/>
              <w:jc w:val="left"/>
            </w:pPr>
            <w:r>
              <w:t xml:space="preserve">+1</w:t>
            </w:r>
          </w:p>
        </w:tc>
        <w:tc>
          <w:tcPr/>
          <w:p>
            <w:pPr>
              <w:pStyle w:val="Compact"/>
              <w:jc w:val="left"/>
            </w:pPr>
            <w:r>
              <w:t xml:space="preserve">2</w:t>
            </w:r>
          </w:p>
        </w:tc>
        <w:tc>
          <w:tcPr/>
          <w:p>
            <w:pPr>
              <w:pStyle w:val="Compact"/>
              <w:jc w:val="left"/>
            </w:pPr>
            <w:r>
              <w:t xml:space="preserve">8</w:t>
            </w:r>
          </w:p>
        </w:tc>
        <w:tc>
          <w:tcPr/>
          <w:p>
            <w:pPr>
              <w:pStyle w:val="Compact"/>
              <w:jc w:val="left"/>
            </w:pPr>
            <w:r>
              <w:t xml:space="preserve">Second ability slot.</w:t>
            </w:r>
          </w:p>
        </w:tc>
      </w:tr>
      <w:tr>
        <w:tc>
          <w:tcPr/>
          <w:p>
            <w:pPr>
              <w:pStyle w:val="Compact"/>
              <w:jc w:val="left"/>
            </w:pPr>
            <w:r>
              <w:t xml:space="preserve">A</w:t>
            </w:r>
          </w:p>
        </w:tc>
        <w:tc>
          <w:tcPr/>
          <w:p>
            <w:pPr>
              <w:pStyle w:val="Compact"/>
              <w:jc w:val="left"/>
            </w:pPr>
            <w:r>
              <w:t xml:space="preserve">140</w:t>
            </w:r>
          </w:p>
        </w:tc>
        <w:tc>
          <w:tcPr/>
          <w:p>
            <w:pPr>
              <w:pStyle w:val="Compact"/>
              <w:jc w:val="left"/>
            </w:pPr>
            <w:r>
              <w:t xml:space="preserve">132</w:t>
            </w:r>
          </w:p>
        </w:tc>
        <w:tc>
          <w:tcPr/>
          <w:p>
            <w:pPr>
              <w:pStyle w:val="Compact"/>
              <w:jc w:val="left"/>
            </w:pPr>
            <w:r>
              <w:t xml:space="preserve">130</w:t>
            </w:r>
          </w:p>
        </w:tc>
        <w:tc>
          <w:tcPr/>
          <w:p>
            <w:pPr>
              <w:pStyle w:val="Compact"/>
              <w:jc w:val="left"/>
            </w:pPr>
            <w:r>
              <w:t xml:space="preserve">+2</w:t>
            </w:r>
          </w:p>
        </w:tc>
        <w:tc>
          <w:tcPr/>
          <w:p>
            <w:pPr>
              <w:pStyle w:val="Compact"/>
              <w:jc w:val="left"/>
            </w:pPr>
            <w:r>
              <w:t xml:space="preserve">2</w:t>
            </w:r>
          </w:p>
        </w:tc>
        <w:tc>
          <w:tcPr/>
          <w:p>
            <w:pPr>
              <w:pStyle w:val="Compact"/>
              <w:jc w:val="left"/>
            </w:pPr>
            <w:r>
              <w:t xml:space="preserve">10</w:t>
            </w:r>
          </w:p>
        </w:tc>
        <w:tc>
          <w:tcPr/>
          <w:p>
            <w:pPr>
              <w:pStyle w:val="Compact"/>
              <w:jc w:val="left"/>
            </w:pPr>
            <w:r>
              <w:t xml:space="preserve">Heirloom-adjacent tier.</w:t>
            </w:r>
          </w:p>
        </w:tc>
      </w:tr>
    </w:tbl>
    <w:p>
      <w:pPr>
        <w:pStyle w:val="BodyText"/>
      </w:pPr>
      <w:r>
        <w:rPr>
          <w:bCs/>
          <w:b/>
        </w:rPr>
        <w:t xml:space="preserve">Mounts</w:t>
      </w:r>
      <w:r>
        <w:t xml:space="preserve"> and </w:t>
      </w:r>
      <w:r>
        <w:rPr>
          <w:bCs/>
          <w:b/>
        </w:rPr>
        <w:t xml:space="preserve">Draw</w:t>
      </w:r>
      <w:r>
        <w:t xml:space="preserve"> are the Frame Systems capacity columns — how many weapon branches a pilot can carry into a mission at once, and how much permanent-system budget they have to spend, both gated to gear tier. They ride the same ladder as ATK/DEF/HP/Move for a reason: Frame Systems (§6.5) is not a separate progression track, it is what the existing gear-tier purchase already unlocks. S-tier (Heirloom-grade) reads as A's row for both columns — there is no separate S entry.</w:t>
      </w:r>
    </w:p>
    <w:p>
      <w:pPr>
        <w:pStyle w:val="BodyText"/>
      </w:pPr>
      <w:r>
        <w:t xml:space="preserve">The ladder is deliberately flatter than a naive reading of a seven-tier economy would suggest. A steeper curve makes late-tier units delete early-tier ones outright, which turns the counter triangle into a stat check and makes every mission before the last one irrelevant. Ship G through D as reachable; leave C, B and A in the data as tested but unpurchasable content.</w:t>
      </w:r>
    </w:p>
    <w:bookmarkEnd w:id="40"/>
    <w:bookmarkStart w:id="41" w:name="Xdc4b71cc3cacf89659524d386357ec215f920f3"/>
    <w:p>
      <w:pPr>
        <w:pStyle w:val="Heading2"/>
      </w:pPr>
      <w:r>
        <w:rPr>
          <w:bCs/>
          <w:b/>
        </w:rPr>
        <w:t xml:space="preserve">4.5 The damage formula</w:t>
      </w:r>
    </w:p>
    <w:p>
      <w:pPr>
        <w:pStyle w:val="FirstParagraph"/>
      </w:pPr>
      <w:r>
        <w:t xml:space="preserve">damage = P[attacker.path][defender.path]</w:t>
      </w:r>
    </w:p>
    <w:p>
      <w:pPr>
        <w:pStyle w:val="SourceCode"/>
      </w:pPr>
      <w:r>
        <w:rPr>
          <w:rStyle w:val="VerbatimChar"/>
        </w:rPr>
        <w:t xml:space="preserve">   × (attacker.currentHP / 100)      // wounded units hit softer</w:t>
      </w:r>
      <w:r>
        <w:br/>
        <w:br/>
      </w:r>
      <w:r>
        <w:rPr>
          <w:rStyle w:val="VerbatimChar"/>
        </w:rPr>
        <w:t xml:space="preserve">   × (attacker.ATK / 100)            // gear tier + Loadout modifiers</w:t>
      </w:r>
      <w:r>
        <w:br/>
        <w:br/>
      </w:r>
      <w:r>
        <w:rPr>
          <w:rStyle w:val="VerbatimChar"/>
        </w:rPr>
        <w:t xml:space="preserve">   × (100 / defender.DEF)            // gear tier + Loadout modifiers</w:t>
      </w:r>
      <w:r>
        <w:br/>
        <w:br/>
      </w:r>
      <w:r>
        <w:rPr>
          <w:rStyle w:val="VerbatimChar"/>
        </w:rPr>
        <w:t xml:space="preserve">   × (1 − 0.10 × terrainDefenceStars)</w:t>
      </w:r>
      <w:r>
        <w:br/>
        <w:br/>
      </w:r>
      <w:r>
        <w:rPr>
          <w:rStyle w:val="VerbatimChar"/>
        </w:rPr>
        <w:t xml:space="preserve">   × (chargeBonus ? 1.25 : 1)        // centauroid straight-line charge</w:t>
      </w:r>
    </w:p>
    <w:p>
      <w:pPr>
        <w:pStyle w:val="FirstParagraph"/>
      </w:pPr>
      <w:r>
        <w:t xml:space="preserve">damage = round(damage)</w:t>
      </w:r>
    </w:p>
    <w:p>
      <w:pPr>
        <w:pStyle w:val="BodyText"/>
      </w:pPr>
      <w:r>
        <w:t xml:space="preserve">if (defender.currentHP &gt;= defender.maxHP) damage = min(damage, 90)</w:t>
      </w:r>
    </w:p>
    <w:p>
      <w:pPr>
        <w:pStyle w:val="BodyText"/>
      </w:pPr>
      <w:r>
        <w:t xml:space="preserve">// The last line is the full-HP cap (§0.2b). Severance ignores it.</w:t>
      </w:r>
    </w:p>
    <w:p>
      <w:pPr>
        <w:pStyle w:val="BodyText"/>
      </w:pPr>
      <w:r>
        <w:t xml:space="preserve">P is the base power matrix — flat damage in HP points, attacker at full health, G tier, open ground. It is calibrated against a 100 HP defender; human archetypes carry 105, so these numbers land marginally softer in practice than the table reads. These numbers were checked by simulation across every matchup, tier gap and terrain type; the validation output is reproduced in the Data Pack.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ATK \ DEF</w:t>
            </w:r>
          </w:p>
        </w:tc>
        <w:tc>
          <w:tcPr/>
          <w:p>
            <w:pPr>
              <w:pStyle w:val="Compact"/>
              <w:jc w:val="left"/>
            </w:pPr>
            <w:r>
              <w:rPr>
                <w:bCs/>
                <w:b/>
              </w:rPr>
              <w:t xml:space="preserve">vs Meeps</w:t>
            </w:r>
          </w:p>
        </w:tc>
        <w:tc>
          <w:tcPr/>
          <w:p>
            <w:pPr>
              <w:pStyle w:val="Compact"/>
              <w:jc w:val="left"/>
            </w:pPr>
            <w:r>
              <w:rPr>
                <w:bCs/>
                <w:b/>
              </w:rPr>
              <w:t xml:space="preserve">vs Tank</w:t>
            </w:r>
          </w:p>
        </w:tc>
        <w:tc>
          <w:tcPr/>
          <w:p>
            <w:pPr>
              <w:pStyle w:val="Compact"/>
              <w:jc w:val="left"/>
            </w:pPr>
            <w:r>
              <w:rPr>
                <w:bCs/>
                <w:b/>
              </w:rPr>
              <w:t xml:space="preserve">vs Reeps</w:t>
            </w:r>
          </w:p>
        </w:tc>
        <w:tc>
          <w:tcPr/>
          <w:p>
            <w:pPr>
              <w:pStyle w:val="Compact"/>
              <w:jc w:val="left"/>
            </w:pPr>
            <w:r>
              <w:rPr>
                <w:bCs/>
                <w:b/>
              </w:rPr>
              <w:t xml:space="preserve">vs Munti</w:t>
            </w:r>
          </w:p>
        </w:tc>
      </w:tr>
      <w:tr>
        <w:tc>
          <w:tcPr/>
          <w:p>
            <w:pPr>
              <w:pStyle w:val="Compact"/>
              <w:jc w:val="left"/>
            </w:pPr>
            <w:r>
              <w:rPr>
                <w:bCs/>
                <w:b/>
              </w:rPr>
              <w:t xml:space="preserve">Meeps</w:t>
            </w:r>
          </w:p>
        </w:tc>
        <w:tc>
          <w:tcPr/>
          <w:p>
            <w:pPr>
              <w:pStyle w:val="Compact"/>
              <w:jc w:val="left"/>
            </w:pPr>
            <w:r>
              <w:t xml:space="preserve">55</w:t>
            </w:r>
          </w:p>
        </w:tc>
        <w:tc>
          <w:tcPr/>
          <w:p>
            <w:pPr>
              <w:pStyle w:val="Compact"/>
              <w:jc w:val="left"/>
            </w:pPr>
            <w:r>
              <w:t xml:space="preserve">30</w:t>
            </w:r>
          </w:p>
        </w:tc>
        <w:tc>
          <w:tcPr/>
          <w:p>
            <w:pPr>
              <w:pStyle w:val="Compact"/>
              <w:jc w:val="left"/>
            </w:pPr>
            <w:r>
              <w:rPr>
                <w:bCs/>
                <w:b/>
              </w:rPr>
              <w:t xml:space="preserve">75</w:t>
            </w:r>
          </w:p>
        </w:tc>
        <w:tc>
          <w:tcPr/>
          <w:p>
            <w:pPr>
              <w:pStyle w:val="Compact"/>
              <w:jc w:val="left"/>
            </w:pPr>
            <w:r>
              <w:t xml:space="preserve">70</w:t>
            </w:r>
          </w:p>
        </w:tc>
      </w:tr>
      <w:tr>
        <w:tc>
          <w:tcPr/>
          <w:p>
            <w:pPr>
              <w:pStyle w:val="Compact"/>
              <w:jc w:val="left"/>
            </w:pPr>
            <w:r>
              <w:rPr>
                <w:bCs/>
                <w:b/>
              </w:rPr>
              <w:t xml:space="preserve">Tank</w:t>
            </w:r>
          </w:p>
        </w:tc>
        <w:tc>
          <w:tcPr/>
          <w:p>
            <w:pPr>
              <w:pStyle w:val="Compact"/>
              <w:jc w:val="left"/>
            </w:pPr>
            <w:r>
              <w:rPr>
                <w:bCs/>
                <w:b/>
              </w:rPr>
              <w:t xml:space="preserve">65</w:t>
            </w:r>
          </w:p>
        </w:tc>
        <w:tc>
          <w:tcPr/>
          <w:p>
            <w:pPr>
              <w:pStyle w:val="Compact"/>
              <w:jc w:val="left"/>
            </w:pPr>
            <w:r>
              <w:t xml:space="preserve">40</w:t>
            </w:r>
          </w:p>
        </w:tc>
        <w:tc>
          <w:tcPr/>
          <w:p>
            <w:pPr>
              <w:pStyle w:val="Compact"/>
              <w:jc w:val="left"/>
            </w:pPr>
            <w:r>
              <w:t xml:space="preserve">50</w:t>
            </w:r>
          </w:p>
        </w:tc>
        <w:tc>
          <w:tcPr/>
          <w:p>
            <w:pPr>
              <w:pStyle w:val="Compact"/>
              <w:jc w:val="left"/>
            </w:pPr>
            <w:r>
              <w:t xml:space="preserve">60</w:t>
            </w:r>
          </w:p>
        </w:tc>
      </w:tr>
      <w:tr>
        <w:tc>
          <w:tcPr/>
          <w:p>
            <w:pPr>
              <w:pStyle w:val="Compact"/>
              <w:jc w:val="left"/>
            </w:pPr>
            <w:r>
              <w:rPr>
                <w:bCs/>
                <w:b/>
              </w:rPr>
              <w:t xml:space="preserve">Reeps</w:t>
            </w:r>
          </w:p>
        </w:tc>
        <w:tc>
          <w:tcPr/>
          <w:p>
            <w:pPr>
              <w:pStyle w:val="Compact"/>
              <w:jc w:val="left"/>
            </w:pPr>
            <w:r>
              <w:t xml:space="preserve">45</w:t>
            </w:r>
          </w:p>
        </w:tc>
        <w:tc>
          <w:tcPr/>
          <w:p>
            <w:pPr>
              <w:pStyle w:val="Compact"/>
              <w:jc w:val="left"/>
            </w:pPr>
            <w:r>
              <w:rPr>
                <w:bCs/>
                <w:b/>
              </w:rPr>
              <w:t xml:space="preserve">70</w:t>
            </w:r>
          </w:p>
        </w:tc>
        <w:tc>
          <w:tcPr/>
          <w:p>
            <w:pPr>
              <w:pStyle w:val="Compact"/>
              <w:jc w:val="left"/>
            </w:pPr>
            <w:r>
              <w:t xml:space="preserve">50</w:t>
            </w:r>
          </w:p>
        </w:tc>
        <w:tc>
          <w:tcPr/>
          <w:p>
            <w:pPr>
              <w:pStyle w:val="Compact"/>
              <w:jc w:val="left"/>
            </w:pPr>
            <w:r>
              <w:t xml:space="preserve">55</w:t>
            </w:r>
          </w:p>
        </w:tc>
      </w:tr>
      <w:tr>
        <w:tc>
          <w:tcPr/>
          <w:p>
            <w:pPr>
              <w:pStyle w:val="Compact"/>
              <w:jc w:val="left"/>
            </w:pPr>
            <w:r>
              <w:rPr>
                <w:bCs/>
                <w:b/>
              </w:rPr>
              <w:t xml:space="preserve">Munti</w:t>
            </w:r>
          </w:p>
        </w:tc>
        <w:tc>
          <w:tcPr/>
          <w:p>
            <w:pPr>
              <w:pStyle w:val="Compact"/>
              <w:jc w:val="left"/>
            </w:pPr>
            <w:r>
              <w:t xml:space="preserve">30</w:t>
            </w:r>
          </w:p>
        </w:tc>
        <w:tc>
          <w:tcPr/>
          <w:p>
            <w:pPr>
              <w:pStyle w:val="Compact"/>
              <w:jc w:val="left"/>
            </w:pPr>
            <w:r>
              <w:t xml:space="preserve">20</w:t>
            </w:r>
          </w:p>
        </w:tc>
        <w:tc>
          <w:tcPr/>
          <w:p>
            <w:pPr>
              <w:pStyle w:val="Compact"/>
              <w:jc w:val="left"/>
            </w:pPr>
            <w:r>
              <w:t xml:space="preserve">35</w:t>
            </w:r>
          </w:p>
        </w:tc>
        <w:tc>
          <w:tcPr/>
          <w:p>
            <w:pPr>
              <w:pStyle w:val="Compact"/>
              <w:jc w:val="left"/>
            </w:pPr>
            <w:r>
              <w:t xml:space="preserve">30</w:t>
            </w:r>
          </w:p>
        </w:tc>
      </w:tr>
    </w:tbl>
    <w:p>
      <w:pPr>
        <w:pStyle w:val="BodyText"/>
      </w:pPr>
      <w:r>
        <w:t xml:space="preserve">Blue is a triangle win, grey is a triangle loss. Each winning edge carries a margin of 20–35 over its reverse, which is enough that positioning decides fights and not enough that a bad matchup is unplayable. The Munti row is low everywhere on purpose: it has teeth, it cannot carry.</w:t>
      </w:r>
    </w:p>
    <w:bookmarkEnd w:id="41"/>
    <w:bookmarkStart w:id="42" w:name="X43920d86996db606eeb41a7ab07643b045eee1b"/>
    <w:p>
      <w:pPr>
        <w:pStyle w:val="Heading2"/>
      </w:pPr>
      <w:r>
        <w:rPr>
          <w:bCs/>
          <w:b/>
        </w:rPr>
        <w:t xml:space="preserve">4.6 Terrain</w:t>
      </w:r>
    </w:p>
    <w:p>
      <w:pPr>
        <w:pStyle w:val="FirstParagraph"/>
      </w:pPr>
      <w:r>
        <w:t xml:space="preserve">Each defence star reduces incoming damage by 10%. Movement cost is per chassis.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Tile</w:t>
            </w:r>
          </w:p>
        </w:tc>
        <w:tc>
          <w:tcPr/>
          <w:p>
            <w:pPr>
              <w:pStyle w:val="Compact"/>
              <w:jc w:val="left"/>
            </w:pPr>
            <w:r>
              <w:rPr>
                <w:bCs/>
                <w:b/>
              </w:rPr>
              <w:t xml:space="preserve">Bipedal</w:t>
            </w:r>
          </w:p>
        </w:tc>
        <w:tc>
          <w:tcPr/>
          <w:p>
            <w:pPr>
              <w:pStyle w:val="Compact"/>
              <w:jc w:val="left"/>
            </w:pPr>
            <w:r>
              <w:rPr>
                <w:bCs/>
                <w:b/>
              </w:rPr>
              <w:t xml:space="preserve">Centauroid</w:t>
            </w:r>
          </w:p>
        </w:tc>
        <w:tc>
          <w:tcPr/>
          <w:p>
            <w:pPr>
              <w:pStyle w:val="Compact"/>
              <w:jc w:val="left"/>
            </w:pPr>
            <w:r>
              <w:rPr>
                <w:bCs/>
                <w:b/>
              </w:rPr>
              <w:t xml:space="preserve">Flying</w:t>
            </w:r>
          </w:p>
        </w:tc>
        <w:tc>
          <w:tcPr/>
          <w:p>
            <w:pPr>
              <w:pStyle w:val="Compact"/>
              <w:jc w:val="left"/>
            </w:pPr>
            <w:r>
              <w:rPr>
                <w:bCs/>
                <w:b/>
              </w:rPr>
              <w:t xml:space="preserve">Def</w:t>
            </w:r>
          </w:p>
        </w:tc>
        <w:tc>
          <w:tcPr/>
          <w:p>
            <w:pPr>
              <w:pStyle w:val="Compact"/>
              <w:jc w:val="left"/>
            </w:pPr>
            <w:r>
              <w:rPr>
                <w:bCs/>
                <w:b/>
              </w:rPr>
              <w:t xml:space="preserve">Notes</w:t>
            </w:r>
          </w:p>
        </w:tc>
      </w:tr>
      <w:tr>
        <w:tc>
          <w:tcPr/>
          <w:p>
            <w:pPr>
              <w:pStyle w:val="Compact"/>
              <w:jc w:val="left"/>
            </w:pPr>
            <w:r>
              <w:t xml:space="preserve">Plain / ferrocrete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pPr>
          </w:p>
        </w:tc>
      </w:tr>
      <w:tr>
        <w:tc>
          <w:tcPr/>
          <w:p>
            <w:pPr>
              <w:pStyle w:val="Compact"/>
              <w:jc w:val="left"/>
            </w:pPr>
            <w:r>
              <w:t xml:space="preserve">Road / rail spine</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Charge lane.</w:t>
            </w:r>
          </w:p>
        </w:tc>
      </w:tr>
      <w:tr>
        <w:tc>
          <w:tcPr/>
          <w:p>
            <w:pPr>
              <w:pStyle w:val="Compact"/>
              <w:jc w:val="left"/>
            </w:pPr>
            <w:r>
              <w:t xml:space="preserve">Open scrub</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Charge lane.</w:t>
            </w:r>
          </w:p>
        </w:tc>
      </w:tr>
      <w:tr>
        <w:tc>
          <w:tcPr/>
          <w:p>
            <w:pPr>
              <w:pStyle w:val="Compact"/>
              <w:jc w:val="left"/>
            </w:pPr>
            <w:r>
              <w:t xml:space="preserve">Rubble</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c>
          <w:tcPr/>
          <w:p>
            <w:pPr>
              <w:pStyle w:val="Compact"/>
              <w:jc w:val="left"/>
            </w:pPr>
            <w:r>
              <w:t xml:space="preserve">Centauroid penalty: four legs on unstable footing.</w:t>
            </w:r>
          </w:p>
        </w:tc>
      </w:tr>
      <w:tr>
        <w:tc>
          <w:tcPr/>
          <w:p>
            <w:pPr>
              <w:pStyle w:val="Compact"/>
              <w:jc w:val="left"/>
            </w:pPr>
            <w:r>
              <w:t xml:space="preserve">Structure / habblock</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Interior fighting. Centauroid does not fit corridors.</w:t>
            </w:r>
          </w:p>
        </w:tc>
      </w:tr>
      <w:tr>
        <w:tc>
          <w:tcPr/>
          <w:p>
            <w:pPr>
              <w:pStyle w:val="Compact"/>
              <w:jc w:val="left"/>
            </w:pPr>
            <w:r>
              <w:t xml:space="preserve">Bloom mat</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Acid: 5 damage at turn start to any non-flying unit standing on it.</w:t>
            </w:r>
          </w:p>
        </w:tc>
      </w:tr>
      <w:tr>
        <w:tc>
          <w:tcPr/>
          <w:p>
            <w:pPr>
              <w:pStyle w:val="Compact"/>
              <w:jc w:val="left"/>
            </w:pPr>
            <w:r>
              <w:t xml:space="preserve">Ridge / elevated</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4★</w:t>
            </w:r>
          </w:p>
        </w:tc>
        <w:tc>
          <w:tcPr/>
          <w:p>
            <w:pPr>
              <w:pStyle w:val="Compact"/>
              <w:jc w:val="left"/>
            </w:pPr>
            <w:r>
              <w:rPr>
                <w:bCs/>
                <w:b/>
              </w:rPr>
              <w:t xml:space="preserve">+1 attack range for a Reeps stationed here.</w:t>
            </w:r>
          </w:p>
        </w:tc>
      </w:tr>
      <w:tr>
        <w:tc>
          <w:tcPr/>
          <w:p>
            <w:pPr>
              <w:pStyle w:val="Compact"/>
              <w:jc w:val="left"/>
            </w:pPr>
            <w:r>
              <w:t xml:space="preserve">Water / sump</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0★</w:t>
            </w:r>
          </w:p>
        </w:tc>
        <w:tc>
          <w:tcPr/>
          <w:p>
            <w:pPr>
              <w:pStyle w:val="Compact"/>
              <w:jc w:val="left"/>
            </w:pPr>
            <w:r>
              <w:t xml:space="preserve">Impassable to ground. Flyers cross it.</w:t>
            </w:r>
          </w:p>
        </w:tc>
      </w:tr>
      <w:tr>
        <w:tc>
          <w:tcPr/>
          <w:p>
            <w:pPr>
              <w:pStyle w:val="Compact"/>
              <w:jc w:val="left"/>
            </w:pPr>
            <w:r>
              <w:t xml:space="preserve">Blockhouse wall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Impassable to everything, flyers included.</w:t>
            </w:r>
            <w:r>
              <w:t xml:space="preserve"> Distinct from structure, which is passable but slow. The Bunker map is built from it.</w:t>
            </w:r>
          </w:p>
        </w:tc>
      </w:tr>
      <w:tr>
        <w:tc>
          <w:tcPr/>
          <w:p>
            <w:pPr>
              <w:pStyle w:val="Compact"/>
              <w:jc w:val="left"/>
            </w:pPr>
            <w:r>
              <w:t xml:space="preserve">Deploy pad</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Player spawn. Repairs 20 HP at turn start.</w:t>
            </w:r>
          </w:p>
        </w:tc>
      </w:tr>
    </w:tbl>
    <w:p>
      <w:pPr>
        <w:pStyle w:val="BodyText"/>
      </w:pPr>
      <w:r>
        <w:t xml:space="preserve">The ridge tile is doing real work: 4 stars plus +1 Reeps range makes it the most contested ground on any map that has one, which is a cheap way to give a map a shape without scripting anything.</w:t>
      </w:r>
    </w:p>
    <w:bookmarkEnd w:id="42"/>
    <w:bookmarkEnd w:id="43"/>
    <w:bookmarkStart w:id="48" w:name="X47e88c2d577c1cac3317b4c864e09d5eed0cfd7"/>
    <w:p>
      <w:pPr>
        <w:pStyle w:val="Heading1"/>
      </w:pPr>
      <w:r>
        <w:rPr>
          <w:bCs/>
          <w:b/>
        </w:rPr>
        <w:t xml:space="preserve">5. The enemy: generating Bloom units from the Bestiary</w:t>
      </w:r>
    </w:p>
    <w:p>
      <w:pPr>
        <w:pStyle w:val="FirstParagraph"/>
      </w:pPr>
      <w:r>
        <w:t xml:space="preserve">This remains the single biggest gift the existing files give the project. A Bloom creature is already defined as a bundle of independently-rolled categories, which is already a unit generator.</w:t>
      </w:r>
    </w:p>
    <w:bookmarkStart w:id="44" w:name="X952e3f6e6eb966ee4728f2ac2b78392be433857"/>
    <w:p>
      <w:pPr>
        <w:pStyle w:val="Heading2"/>
      </w:pPr>
      <w:r>
        <w:rPr>
          <w:bCs/>
          <w:b/>
        </w:rPr>
        <w:t xml:space="preserve">5.1 Category → mechanic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Bestiary category</w:t>
            </w:r>
          </w:p>
        </w:tc>
        <w:tc>
          <w:tcPr/>
          <w:p>
            <w:pPr>
              <w:pStyle w:val="Compact"/>
              <w:jc w:val="left"/>
            </w:pPr>
            <w:r>
              <w:rPr>
                <w:bCs/>
                <w:b/>
              </w:rPr>
              <w:t xml:space="preserve">Game mechanic</w:t>
            </w:r>
          </w:p>
        </w:tc>
      </w:tr>
      <w:tr>
        <w:tc>
          <w:tcPr/>
          <w:p>
            <w:pPr>
              <w:pStyle w:val="Compact"/>
              <w:jc w:val="left"/>
            </w:pPr>
            <w:r>
              <w:t xml:space="preserve">Weapons</w:t>
            </w:r>
          </w:p>
        </w:tc>
        <w:tc>
          <w:tcPr/>
          <w:p>
            <w:pPr>
              <w:pStyle w:val="Compact"/>
              <w:jc w:val="left"/>
            </w:pPr>
            <w:r>
              <w:t xml:space="preserve">Attack profile: claws/spines = melee burst · acid = damage-over-time tile · sonic = area ATK debuff · concussive = knockback + terrain damage · projectile biomass = ranged · energy discharge = rare high-tier ranged nuke</w:t>
            </w:r>
          </w:p>
        </w:tc>
      </w:tr>
      <w:tr>
        <w:tc>
          <w:tcPr/>
          <w:p>
            <w:pPr>
              <w:pStyle w:val="Compact"/>
              <w:jc w:val="left"/>
            </w:pPr>
            <w:r>
              <w:t xml:space="preserve">Movement</w:t>
            </w:r>
          </w:p>
        </w:tc>
        <w:tc>
          <w:tcPr/>
          <w:p>
            <w:pPr>
              <w:pStyle w:val="Compact"/>
              <w:jc w:val="left"/>
            </w:pPr>
            <w:r>
              <w:t xml:space="preserve">Grid movement type: burrow = hidden until detected or surfacing · swarm-crawl = normal ground · flight = ignores terrain cost · limbless = slow ground · sessile = 0 move, structure-like</w:t>
            </w:r>
          </w:p>
        </w:tc>
      </w:tr>
      <w:tr>
        <w:tc>
          <w:tcPr/>
          <w:p>
            <w:pPr>
              <w:pStyle w:val="Compact"/>
              <w:jc w:val="left"/>
            </w:pPr>
            <w:r>
              <w:t xml:space="preserve">Perception</w:t>
            </w:r>
          </w:p>
        </w:tc>
        <w:tc>
          <w:tcPr/>
          <w:p>
            <w:pPr>
              <w:pStyle w:val="Compact"/>
              <w:jc w:val="left"/>
            </w:pPr>
            <w:r>
              <w:t xml:space="preserve">Vision and aggro range, and whether it can ambush: blind = only reacts when adjacent · seismic = detects movement but not stationary units · thermal = ignores concealment · compound = wide but shallow · chemical = tracks recent movement trails</w:t>
            </w:r>
          </w:p>
        </w:tc>
      </w:tr>
      <w:tr>
        <w:tc>
          <w:tcPr/>
          <w:p>
            <w:pPr>
              <w:pStyle w:val="Compact"/>
              <w:jc w:val="left"/>
            </w:pPr>
            <w:r>
              <w:t xml:space="preserve">Intelligence</w:t>
            </w:r>
          </w:p>
        </w:tc>
        <w:tc>
          <w:tcPr/>
          <w:p>
            <w:pPr>
              <w:pStyle w:val="Compact"/>
              <w:jc w:val="left"/>
            </w:pPr>
            <w:r>
              <w:t xml:space="preserve">AI behaviour tier — see §5.3. This is the category that most changes how a fight feels.</w:t>
            </w:r>
          </w:p>
        </w:tc>
      </w:tr>
      <w:tr>
        <w:tc>
          <w:tcPr/>
          <w:p>
            <w:pPr>
              <w:pStyle w:val="Compact"/>
              <w:jc w:val="left"/>
            </w:pPr>
            <w:r>
              <w:t xml:space="preserve">Endurance / Vitality</w:t>
            </w:r>
          </w:p>
        </w:tc>
        <w:tc>
          <w:tcPr/>
          <w:p>
            <w:pPr>
              <w:pStyle w:val="Compact"/>
              <w:jc w:val="left"/>
            </w:pPr>
            <w:r>
              <w:t xml:space="preserve">Two-axis health. See §5.2 — this is the mechanic that makes Bloom feel unlike fighting mechs.</w:t>
            </w:r>
          </w:p>
        </w:tc>
      </w:tr>
      <w:tr>
        <w:tc>
          <w:tcPr/>
          <w:p>
            <w:pPr>
              <w:pStyle w:val="Compact"/>
              <w:jc w:val="left"/>
            </w:pPr>
            <w:r>
              <w:t xml:space="preserve">Swarm type</w:t>
            </w:r>
          </w:p>
        </w:tc>
        <w:tc>
          <w:tcPr/>
          <w:p>
            <w:pPr>
              <w:pStyle w:val="Compact"/>
              <w:jc w:val="left"/>
            </w:pPr>
            <w:r>
              <w:t xml:space="preserve">Whether the mission spawns a linked cluster of 8–14 weak units or one named large specimen.</w:t>
            </w:r>
          </w:p>
        </w:tc>
      </w:tr>
    </w:tbl>
    <w:bookmarkEnd w:id="44"/>
    <w:bookmarkStart w:id="45" w:name="X944825dace0b94d643bd1e36434b44936bd2333"/>
    <w:p>
      <w:pPr>
        <w:pStyle w:val="Heading2"/>
      </w:pPr>
      <w:r>
        <w:rPr>
          <w:bCs/>
          <w:b/>
        </w:rPr>
        <w:t xml:space="preserve">5.2 Endurance and Vitality — the Collapse rule</w:t>
      </w:r>
    </w:p>
    <w:p>
      <w:pPr>
        <w:pStyle w:val="FirstParagraph"/>
      </w:pPr>
      <w:r>
        <w:t xml:space="preserve">My reading of your two-axis design (§0.2c — flag this one if it is wrong):</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collapse rule</w:t>
            </w:r>
            <w:r>
              <w:t xml:space="preserve"> </w:t>
            </w:r>
            <w:r>
              <w:rPr>
                <w:bCs/>
                <w:b/>
              </w:rPr>
              <w:t xml:space="preserve">Endurance</w:t>
            </w:r>
            <w:r>
              <w:t xml:space="preserve"> is structural mass — the buffer that absorbs damage. </w:t>
            </w:r>
            <w:r>
              <w:rPr>
                <w:bCs/>
                <w:b/>
              </w:rPr>
              <w:t xml:space="preserve">Vitality</w:t>
            </w:r>
            <w:r>
              <w:t xml:space="preserve"> is how hard the living thing inside is to actually stop. Damage depletes Endurance first. When Endurance reaches zero the creature enters </w:t>
            </w:r>
            <w:r>
              <w:rPr>
                <w:bCs/>
                <w:b/>
              </w:rPr>
              <w:t xml:space="preserve">Collapse</w:t>
            </w:r>
            <w:r>
              <w:t xml:space="preserve">. In Collapse, any single hit of at least Vitality kills it outright; a smaller hit chips Vitality down instead.</w:t>
            </w:r>
          </w:p>
        </w:tc>
      </w:tr>
    </w:tbl>
    <w:p>
      <w:pPr>
        <w:pStyle w:val="BodyText"/>
      </w:pPr>
      <w:r>
        <w:t xml:space="preserve">What that produces, against an attacker dealing 45 per hit: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Creature</w:t>
            </w:r>
          </w:p>
        </w:tc>
        <w:tc>
          <w:tcPr/>
          <w:p>
            <w:pPr>
              <w:pStyle w:val="Compact"/>
              <w:jc w:val="left"/>
            </w:pPr>
            <w:r>
              <w:rPr>
                <w:bCs/>
                <w:b/>
              </w:rPr>
              <w:t xml:space="preserve">END</w:t>
            </w:r>
          </w:p>
        </w:tc>
        <w:tc>
          <w:tcPr/>
          <w:p>
            <w:pPr>
              <w:pStyle w:val="Compact"/>
              <w:jc w:val="left"/>
            </w:pPr>
            <w:r>
              <w:rPr>
                <w:bCs/>
                <w:b/>
              </w:rPr>
              <w:t xml:space="preserve">VIT</w:t>
            </w:r>
          </w:p>
        </w:tc>
        <w:tc>
          <w:tcPr/>
          <w:p>
            <w:pPr>
              <w:pStyle w:val="Compact"/>
              <w:jc w:val="left"/>
            </w:pPr>
            <w:r>
              <w:rPr>
                <w:bCs/>
                <w:b/>
              </w:rPr>
              <w:t xml:space="preserve">Behaviour</w:t>
            </w:r>
          </w:p>
        </w:tc>
        <w:tc>
          <w:tcPr/>
          <w:p>
            <w:pPr>
              <w:pStyle w:val="Compact"/>
              <w:jc w:val="left"/>
            </w:pPr>
            <w:r>
              <w:rPr>
                <w:bCs/>
                <w:b/>
              </w:rPr>
              <w:t xml:space="preserve">Hits</w:t>
            </w:r>
          </w:p>
        </w:tc>
      </w:tr>
      <w:tr>
        <w:tc>
          <w:tcPr/>
          <w:p>
            <w:pPr>
              <w:pStyle w:val="Compact"/>
              <w:jc w:val="left"/>
            </w:pPr>
            <w:r>
              <w:t xml:space="preserve">Gallcyst (sessile turret)</w:t>
            </w:r>
          </w:p>
        </w:tc>
        <w:tc>
          <w:tcPr/>
          <w:p>
            <w:pPr>
              <w:pStyle w:val="Compact"/>
              <w:jc w:val="left"/>
            </w:pPr>
            <w:r>
              <w:t xml:space="preserve">140</w:t>
            </w:r>
          </w:p>
        </w:tc>
        <w:tc>
          <w:tcPr/>
          <w:p>
            <w:pPr>
              <w:pStyle w:val="Compact"/>
              <w:jc w:val="left"/>
            </w:pPr>
            <w:r>
              <w:t xml:space="preserve">20</w:t>
            </w:r>
          </w:p>
        </w:tc>
        <w:tc>
          <w:tcPr/>
          <w:p>
            <w:pPr>
              <w:pStyle w:val="Compact"/>
              <w:jc w:val="left"/>
            </w:pPr>
            <w:r>
              <w:t xml:space="preserve">Soaks three full hits without flinching, then dies to the next thing that touches it.</w:t>
            </w:r>
          </w:p>
        </w:tc>
        <w:tc>
          <w:tcPr/>
          <w:p>
            <w:pPr>
              <w:pStyle w:val="Compact"/>
              <w:jc w:val="left"/>
            </w:pPr>
            <w:r>
              <w:t xml:space="preserve">5</w:t>
            </w:r>
          </w:p>
        </w:tc>
      </w:tr>
      <w:tr>
        <w:tc>
          <w:tcPr/>
          <w:p>
            <w:pPr>
              <w:pStyle w:val="Compact"/>
              <w:jc w:val="left"/>
            </w:pPr>
            <w:r>
              <w:t xml:space="preserve">Sporethrower (ranged)</w:t>
            </w:r>
          </w:p>
        </w:tc>
        <w:tc>
          <w:tcPr/>
          <w:p>
            <w:pPr>
              <w:pStyle w:val="Compact"/>
              <w:jc w:val="left"/>
            </w:pPr>
            <w:r>
              <w:t xml:space="preserve">50</w:t>
            </w:r>
          </w:p>
        </w:tc>
        <w:tc>
          <w:tcPr/>
          <w:p>
            <w:pPr>
              <w:pStyle w:val="Compact"/>
              <w:jc w:val="left"/>
            </w:pPr>
            <w:r>
              <w:t xml:space="preserve">80</w:t>
            </w:r>
          </w:p>
        </w:tc>
        <w:tc>
          <w:tcPr/>
          <w:p>
            <w:pPr>
              <w:pStyle w:val="Compact"/>
              <w:jc w:val="left"/>
            </w:pPr>
            <w:r>
              <w:t xml:space="preserve">Shell breaks almost immediately, then grinds — has to be finished, not just hit.</w:t>
            </w:r>
          </w:p>
        </w:tc>
        <w:tc>
          <w:tcPr/>
          <w:p>
            <w:pPr>
              <w:pStyle w:val="Compact"/>
              <w:jc w:val="left"/>
            </w:pPr>
            <w:r>
              <w:t xml:space="preserve">4</w:t>
            </w:r>
          </w:p>
        </w:tc>
      </w:tr>
      <w:tr>
        <w:tc>
          <w:tcPr/>
          <w:p>
            <w:pPr>
              <w:pStyle w:val="Compact"/>
              <w:jc w:val="left"/>
            </w:pPr>
            <w:r>
              <w:t xml:space="preserve">Crawlmass (chaff)</w:t>
            </w:r>
          </w:p>
        </w:tc>
        <w:tc>
          <w:tcPr/>
          <w:p>
            <w:pPr>
              <w:pStyle w:val="Compact"/>
              <w:jc w:val="left"/>
            </w:pPr>
            <w:r>
              <w:t xml:space="preserve">40</w:t>
            </w:r>
          </w:p>
        </w:tc>
        <w:tc>
          <w:tcPr/>
          <w:p>
            <w:pPr>
              <w:pStyle w:val="Compact"/>
              <w:jc w:val="left"/>
            </w:pPr>
            <w:r>
              <w:t xml:space="preserve">60</w:t>
            </w:r>
          </w:p>
        </w:tc>
        <w:tc>
          <w:tcPr/>
          <w:p>
            <w:pPr>
              <w:pStyle w:val="Compact"/>
              <w:jc w:val="left"/>
            </w:pPr>
            <w:r>
              <w:t xml:space="preserve">Folds instantly, then takes two more to actually kill. Chaff that wastes your turns.</w:t>
            </w:r>
          </w:p>
        </w:tc>
        <w:tc>
          <w:tcPr/>
          <w:p>
            <w:pPr>
              <w:pStyle w:val="Compact"/>
              <w:jc w:val="left"/>
            </w:pPr>
            <w:r>
              <w:t xml:space="preserve">3</w:t>
            </w:r>
          </w:p>
        </w:tc>
      </w:tr>
      <w:tr>
        <w:tc>
          <w:tcPr/>
          <w:p>
            <w:pPr>
              <w:pStyle w:val="Compact"/>
              <w:jc w:val="left"/>
            </w:pPr>
            <w:r>
              <w:t xml:space="preserve">Heartwood (boss)</w:t>
            </w:r>
          </w:p>
        </w:tc>
        <w:tc>
          <w:tcPr/>
          <w:p>
            <w:pPr>
              <w:pStyle w:val="Compact"/>
              <w:jc w:val="left"/>
            </w:pPr>
            <w:r>
              <w:t xml:space="preserve">400</w:t>
            </w:r>
          </w:p>
        </w:tc>
        <w:tc>
          <w:tcPr/>
          <w:p>
            <w:pPr>
              <w:pStyle w:val="Compact"/>
              <w:jc w:val="left"/>
            </w:pPr>
            <w:r>
              <w:t xml:space="preserve">60</w:t>
            </w:r>
          </w:p>
        </w:tc>
        <w:tc>
          <w:tcPr/>
          <w:p>
            <w:pPr>
              <w:pStyle w:val="Compact"/>
              <w:jc w:val="left"/>
            </w:pPr>
            <w:r>
              <w:t xml:space="preserve">Six hits of nothing visibly happening, then it comes apart all at once.</w:t>
            </w:r>
          </w:p>
        </w:tc>
        <w:tc>
          <w:tcPr/>
          <w:p>
            <w:pPr>
              <w:pStyle w:val="Compact"/>
              <w:jc w:val="left"/>
            </w:pPr>
            <w:r>
              <w:t xml:space="preserve">7</w:t>
            </w:r>
          </w:p>
        </w:tc>
      </w:tr>
    </w:tbl>
    <w:p>
      <w:pPr>
        <w:pStyle w:val="BodyText"/>
      </w:pPr>
      <w:r>
        <w:t xml:space="preserve">This is worth building rather than a flat HP bar because it changes what the player is doing turn to turn. Against a Gallcyst you are grinding and it feels pointless right up until it does not. Against a Crawlmass swarm you are constantly one chip short of a kill, which is exactly what fighting chaff should feel like. And it makes the Munti’s weak attack useful in a way a single HP bar never would — a 30-damage poke that finishes a Collapsed creature is a real play.</w:t>
      </w:r>
    </w:p>
    <w:p>
      <w:pPr>
        <w:pStyle w:val="BodyText"/>
      </w:pPr>
      <w:r>
        <w:rPr>
          <w:iCs/>
          <w:i/>
        </w:rPr>
        <w:t xml:space="preserve">UI implication: the health bar needs two visually distinct segments, and entering Collapse needs to be loud. If the player cannot see the state change, the whole mechanic reads as random.</w:t>
      </w:r>
    </w:p>
    <w:bookmarkEnd w:id="45"/>
    <w:bookmarkStart w:id="46" w:name="X01d4bf191e0345062c4d63cf60b16cffd82bcae"/>
    <w:p>
      <w:pPr>
        <w:pStyle w:val="Heading2"/>
      </w:pPr>
      <w:r>
        <w:rPr>
          <w:bCs/>
          <w:b/>
        </w:rPr>
        <w:t xml:space="preserve">5.3 Intelligence → AI tiers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Tier</w:t>
            </w:r>
          </w:p>
        </w:tc>
        <w:tc>
          <w:tcPr/>
          <w:p>
            <w:pPr>
              <w:pStyle w:val="Compact"/>
              <w:jc w:val="left"/>
            </w:pPr>
            <w:r>
              <w:rPr>
                <w:bCs/>
                <w:b/>
              </w:rPr>
              <w:t xml:space="preserve">Behaviour</w:t>
            </w:r>
          </w:p>
        </w:tc>
        <w:tc>
          <w:tcPr/>
          <w:p>
            <w:pPr>
              <w:pStyle w:val="Compact"/>
              <w:jc w:val="left"/>
            </w:pPr>
            <w:r>
              <w:rPr>
                <w:bCs/>
                <w:b/>
              </w:rPr>
              <w:t xml:space="preserve">Build cost</w:t>
            </w:r>
          </w:p>
        </w:tc>
      </w:tr>
      <w:tr>
        <w:tc>
          <w:tcPr/>
          <w:p>
            <w:pPr>
              <w:pStyle w:val="Compact"/>
              <w:jc w:val="left"/>
            </w:pPr>
            <w:r>
              <w:rPr>
                <w:bCs/>
                <w:b/>
              </w:rPr>
              <w:t xml:space="preserve">Reflexive</w:t>
            </w:r>
          </w:p>
        </w:tc>
        <w:tc>
          <w:tcPr/>
          <w:p>
            <w:pPr>
              <w:pStyle w:val="Compact"/>
              <w:jc w:val="left"/>
            </w:pPr>
            <w:r>
              <w:t xml:space="preserve">Move toward the nearest visible target; attack whichever in-range target takes the most damage. No retreat, no focus fire, no self-preservation.</w:t>
            </w:r>
          </w:p>
        </w:tc>
        <w:tc>
          <w:tcPr/>
          <w:p>
            <w:pPr>
              <w:pStyle w:val="Compact"/>
              <w:jc w:val="left"/>
            </w:pPr>
            <w:r>
              <w:t xml:space="preserve">Trivial. Build first, ship the slice on it if the others slip.</w:t>
            </w:r>
          </w:p>
        </w:tc>
      </w:tr>
      <w:tr>
        <w:tc>
          <w:tcPr/>
          <w:p>
            <w:pPr>
              <w:pStyle w:val="Compact"/>
              <w:jc w:val="left"/>
            </w:pPr>
            <w:r>
              <w:rPr>
                <w:bCs/>
                <w:b/>
              </w:rPr>
              <w:t xml:space="preserve">Pack</w:t>
            </w:r>
          </w:p>
        </w:tc>
        <w:tc>
          <w:tcPr/>
          <w:p>
            <w:pPr>
              <w:pStyle w:val="Compact"/>
              <w:jc w:val="left"/>
            </w:pPr>
            <w:r>
              <w:t xml:space="preserve">Units within 3 tiles of each other share a target — lowest (HP × DEF) wins — and prefer moves that increase the number of pack members adjacent to it. Produces surrounding behaviour without any explicit surround logic.</w:t>
            </w:r>
          </w:p>
        </w:tc>
        <w:tc>
          <w:tcPr/>
          <w:p>
            <w:pPr>
              <w:pStyle w:val="Compact"/>
              <w:jc w:val="left"/>
            </w:pPr>
            <w:r>
              <w:t xml:space="preserve">Moderate. This is the tier that makes the Bloom feel alive.</w:t>
            </w:r>
          </w:p>
        </w:tc>
      </w:tr>
      <w:tr>
        <w:tc>
          <w:tcPr/>
          <w:p>
            <w:pPr>
              <w:pStyle w:val="Compact"/>
              <w:jc w:val="left"/>
            </w:pPr>
            <w:r>
              <w:rPr>
                <w:bCs/>
                <w:b/>
              </w:rPr>
              <w:t xml:space="preserve">Emergent</w:t>
            </w:r>
          </w:p>
        </w:tc>
        <w:tc>
          <w:tcPr/>
          <w:p>
            <w:pPr>
              <w:pStyle w:val="Compact"/>
              <w:jc w:val="left"/>
            </w:pPr>
            <w:r>
              <w:t xml:space="preserve">Pack behaviour plus board-level heuristics: prioritise the Munti, avoid tiles inside a Tank’s overshield radius, hold reserves until the player commits. Boss encounters only.</w:t>
            </w:r>
          </w:p>
        </w:tc>
        <w:tc>
          <w:tcPr/>
          <w:p>
            <w:pPr>
              <w:pStyle w:val="Compact"/>
              <w:jc w:val="left"/>
            </w:pPr>
            <w:r>
              <w:t xml:space="preserve">Expensive. One creature uses it in the slice. Do not generalise it.</w:t>
            </w:r>
          </w:p>
        </w:tc>
      </w:tr>
    </w:tbl>
    <w:p>
      <w:pPr>
        <w:pStyle w:val="BodyText"/>
      </w:pPr>
      <w:r>
        <w:t xml:space="preserve">Note what falls out of this for free: "emergent" in your Bestiary means coordination the player only notices in aggregate. Mechanically that is just pack logic with a wider radius and a target-priority list — so a late-campaign twist mission where the whole board suddenly starts coordinating is a data change, not a new system.</w:t>
      </w:r>
    </w:p>
    <w:bookmarkEnd w:id="46"/>
    <w:bookmarkStart w:id="47" w:name="Xee6827e153b5d9b63f6cdee474247ae19e563ec"/>
    <w:p>
      <w:pPr>
        <w:pStyle w:val="Heading2"/>
      </w:pPr>
      <w:r>
        <w:rPr>
          <w:bCs/>
          <w:b/>
        </w:rPr>
        <w:t xml:space="preserve">5.4 The seven for v0.1</w:t>
      </w:r>
    </w:p>
    <w:p>
      <w:pPr>
        <w:pStyle w:val="FirstParagraph"/>
      </w:pPr>
      <w:r>
        <w:t xml:space="preserve">Do not build the generator on day one. Pre-roll a small set that covers the design space and gives Claude Code concrete things to build against. Full stat blocks are in the Data Pack; this is what each one is 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Name</w:t>
            </w:r>
          </w:p>
        </w:tc>
        <w:tc>
          <w:tcPr/>
          <w:p>
            <w:pPr>
              <w:pStyle w:val="Compact"/>
              <w:jc w:val="left"/>
            </w:pPr>
            <w:r>
              <w:rPr>
                <w:bCs/>
                <w:b/>
              </w:rPr>
              <w:t xml:space="preserve">Teaches the player</w:t>
            </w:r>
          </w:p>
        </w:tc>
        <w:tc>
          <w:tcPr/>
          <w:p>
            <w:pPr>
              <w:pStyle w:val="Compact"/>
              <w:jc w:val="left"/>
            </w:pPr>
            <w:r>
              <w:rPr>
                <w:bCs/>
                <w:b/>
              </w:rPr>
              <w:t xml:space="preserve">Answered by</w:t>
            </w:r>
          </w:p>
        </w:tc>
      </w:tr>
      <w:tr>
        <w:tc>
          <w:tcPr/>
          <w:p>
            <w:pPr>
              <w:pStyle w:val="Compact"/>
              <w:jc w:val="left"/>
            </w:pPr>
            <w:r>
              <w:rPr>
                <w:bCs/>
                <w:b/>
              </w:rPr>
              <w:t xml:space="preserve">Crawlmass</w:t>
            </w:r>
          </w:p>
        </w:tc>
        <w:tc>
          <w:tcPr/>
          <w:p>
            <w:pPr>
              <w:pStyle w:val="Compact"/>
              <w:jc w:val="left"/>
            </w:pPr>
            <w:r>
              <w:t xml:space="preserve">The basics. Swarm chaff, reflexive, harmless alone, real in numbers.</w:t>
            </w:r>
          </w:p>
        </w:tc>
        <w:tc>
          <w:tcPr/>
          <w:p>
            <w:pPr>
              <w:pStyle w:val="Compact"/>
              <w:jc w:val="left"/>
            </w:pPr>
            <w:r>
              <w:t xml:space="preserve">Anything. Ideally area damage.</w:t>
            </w:r>
          </w:p>
        </w:tc>
      </w:tr>
      <w:tr>
        <w:tc>
          <w:tcPr/>
          <w:p>
            <w:pPr>
              <w:pStyle w:val="Compact"/>
              <w:jc w:val="left"/>
            </w:pPr>
            <w:r>
              <w:rPr>
                <w:bCs/>
                <w:b/>
              </w:rPr>
              <w:t xml:space="preserve">Splitfang</w:t>
            </w:r>
          </w:p>
        </w:tc>
        <w:tc>
          <w:tcPr/>
          <w:p>
            <w:pPr>
              <w:pStyle w:val="Compact"/>
              <w:jc w:val="left"/>
            </w:pPr>
            <w:r>
              <w:t xml:space="preserve">Focus fire hurts. Pack AI that collapses onto one of your units.</w:t>
            </w:r>
          </w:p>
        </w:tc>
        <w:tc>
          <w:tcPr/>
          <w:p>
            <w:pPr>
              <w:pStyle w:val="Compact"/>
              <w:jc w:val="left"/>
            </w:pPr>
            <w:r>
              <w:t xml:space="preserve">Tank body-blocking; killing them before they group.</w:t>
            </w:r>
          </w:p>
        </w:tc>
      </w:tr>
      <w:tr>
        <w:tc>
          <w:tcPr/>
          <w:p>
            <w:pPr>
              <w:pStyle w:val="Compact"/>
              <w:jc w:val="left"/>
            </w:pPr>
            <w:r>
              <w:rPr>
                <w:bCs/>
                <w:b/>
              </w:rPr>
              <w:t xml:space="preserve">Undertow</w:t>
            </w:r>
          </w:p>
        </w:tc>
        <w:tc>
          <w:tcPr/>
          <w:p>
            <w:pPr>
              <w:pStyle w:val="Compact"/>
              <w:jc w:val="left"/>
            </w:pPr>
            <w:r>
              <w:t xml:space="preserve">The board contains things you cannot see.</w:t>
            </w:r>
          </w:p>
        </w:tc>
        <w:tc>
          <w:tcPr/>
          <w:p>
            <w:pPr>
              <w:pStyle w:val="Compact"/>
              <w:jc w:val="left"/>
            </w:pPr>
            <w:r>
              <w:rPr>
                <w:bCs/>
                <w:b/>
              </w:rPr>
              <w:t xml:space="preserve">Osnian sensor + Runemaster-track Loadout.</w:t>
            </w:r>
          </w:p>
        </w:tc>
      </w:tr>
      <w:tr>
        <w:tc>
          <w:tcPr/>
          <w:p>
            <w:pPr>
              <w:pStyle w:val="Compact"/>
              <w:jc w:val="left"/>
            </w:pPr>
            <w:r>
              <w:rPr>
                <w:bCs/>
                <w:b/>
              </w:rPr>
              <w:t xml:space="preserve">Sporethrower</w:t>
            </w:r>
          </w:p>
        </w:tc>
        <w:tc>
          <w:tcPr/>
          <w:p>
            <w:pPr>
              <w:pStyle w:val="Compact"/>
              <w:jc w:val="left"/>
            </w:pPr>
            <w:r>
              <w:t xml:space="preserve">Range matters. Punishes standing still in the open.</w:t>
            </w:r>
          </w:p>
        </w:tc>
        <w:tc>
          <w:tcPr/>
          <w:p>
            <w:pPr>
              <w:pStyle w:val="Compact"/>
              <w:jc w:val="left"/>
            </w:pPr>
            <w:r>
              <w:t xml:space="preserve">Meeps diving it; Reeps out-ranging it.</w:t>
            </w:r>
          </w:p>
        </w:tc>
      </w:tr>
      <w:tr>
        <w:tc>
          <w:tcPr/>
          <w:p>
            <w:pPr>
              <w:pStyle w:val="Compact"/>
              <w:jc w:val="left"/>
            </w:pPr>
            <w:r>
              <w:rPr>
                <w:bCs/>
                <w:b/>
              </w:rPr>
              <w:t xml:space="preserve">Gallcyst</w:t>
            </w:r>
          </w:p>
        </w:tc>
        <w:tc>
          <w:tcPr/>
          <w:p>
            <w:pPr>
              <w:pStyle w:val="Compact"/>
              <w:jc w:val="left"/>
            </w:pPr>
            <w:r>
              <w:t xml:space="preserve">Some things must be ground down. Sessile, acid tiles, huge Endurance.</w:t>
            </w:r>
          </w:p>
        </w:tc>
        <w:tc>
          <w:tcPr/>
          <w:p>
            <w:pPr>
              <w:pStyle w:val="Compact"/>
              <w:jc w:val="left"/>
            </w:pPr>
            <w:r>
              <w:t xml:space="preserve">Reeps at range; patience.</w:t>
            </w:r>
          </w:p>
        </w:tc>
      </w:tr>
      <w:tr>
        <w:tc>
          <w:tcPr/>
          <w:p>
            <w:pPr>
              <w:pStyle w:val="Compact"/>
              <w:jc w:val="left"/>
            </w:pPr>
            <w:r>
              <w:rPr>
                <w:bCs/>
                <w:b/>
              </w:rPr>
              <w:t xml:space="preserve">Sirenmaw</w:t>
            </w:r>
          </w:p>
        </w:tc>
        <w:tc>
          <w:tcPr/>
          <w:p>
            <w:pPr>
              <w:pStyle w:val="Compact"/>
              <w:jc w:val="left"/>
            </w:pPr>
            <w:r>
              <w:t xml:space="preserve">Flying ignores your terrain plan, and debuffs are worse than damage.</w:t>
            </w:r>
          </w:p>
        </w:tc>
        <w:tc>
          <w:tcPr/>
          <w:p>
            <w:pPr>
              <w:pStyle w:val="Compact"/>
              <w:jc w:val="left"/>
            </w:pPr>
            <w:r>
              <w:t xml:space="preserve">Reeps. This is the unit that proves why you brought one.</w:t>
            </w:r>
          </w:p>
        </w:tc>
      </w:tr>
      <w:tr>
        <w:tc>
          <w:tcPr/>
          <w:p>
            <w:pPr>
              <w:pStyle w:val="Compact"/>
              <w:jc w:val="left"/>
            </w:pPr>
            <w:r>
              <w:rPr>
                <w:bCs/>
                <w:b/>
              </w:rPr>
              <w:t xml:space="preserve">The Heartwood</w:t>
            </w:r>
          </w:p>
        </w:tc>
        <w:tc>
          <w:tcPr/>
          <w:p>
            <w:pPr>
              <w:pStyle w:val="Compact"/>
              <w:jc w:val="left"/>
            </w:pPr>
            <w:r>
              <w:t xml:space="preserve">Boss. Emergent AI, spawns Undertow adds, enormous Endurance.</w:t>
            </w:r>
          </w:p>
        </w:tc>
        <w:tc>
          <w:tcPr/>
          <w:p>
            <w:pPr>
              <w:pStyle w:val="Compact"/>
              <w:jc w:val="left"/>
            </w:pPr>
            <w:r>
              <w:t xml:space="preserve">Everything at once — the slice’s exam.</w:t>
            </w:r>
          </w:p>
        </w:tc>
      </w:tr>
    </w:tbl>
    <w:bookmarkEnd w:id="47"/>
    <w:bookmarkEnd w:id="48"/>
    <w:bookmarkStart w:id="54" w:name="X575bdea137228a4063991bfcfd76a528ff1c75d"/>
    <w:p>
      <w:pPr>
        <w:pStyle w:val="Heading1"/>
      </w:pPr>
      <w:r>
        <w:rPr>
          <w:bCs/>
          <w:b/>
        </w:rPr>
        <w:t xml:space="preserve">6. Loadouts — Option B, locked and expanded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your decision, verbatim</w:t>
            </w:r>
            <w:r>
              <w:t xml:space="preserve"> </w:t>
            </w:r>
            <w:r>
              <w:rPr>
                <w:iCs/>
                <w:i/>
              </w:rPr>
              <w:t xml:space="preserve">"</w:t>
            </w:r>
            <w:r>
              <w:rPr>
                <w:bCs/>
                <w:b/>
                <w:iCs/>
                <w:i/>
              </w:rPr>
              <w:t xml:space="preserve">option B imho, I dont think we need an option a, mek are useless on the field, they are passive bonus, like spared mek counter, allowing you to refield unit fast, well made buff that incrase unit combat prowes, great rune master, making the unit have btter sensor and reaction time. and stronger weapon effect. each unit has their own mek and each mek specialise in one or two thing.</w:t>
            </w:r>
            <w:r>
              <w:rPr>
                <w:iCs/>
                <w:i/>
              </w:rPr>
              <w:t xml:space="preserve">"</w:t>
            </w:r>
            <w:r>
              <w:t xml:space="preserve"> Everything below is that, formalised. Option A is removed from the roadmap, not deferred.</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terminology, renamed 28 Aug 2026 — read this before the rest of the section</w:t>
            </w:r>
            <w:r>
              <w:t xml:space="preserve"> Your quote above says "mek," and at the time it was written that was correct — this whole passive-specialisation system was called "Meks." It has since been renamed </w:t>
            </w:r>
            <w:r>
              <w:rPr>
                <w:bCs/>
                <w:b/>
              </w:rPr>
              <w:t xml:space="preserve">Loadout</w:t>
            </w:r>
            <w:r>
              <w:t xml:space="preserve"> everywhere the player sees it, on purpose, to free up the word "Mek" for something else: a named crew companion, one per pilot, who personifies that pilot's Loadout track and lives in the Hub as a real character — a face, a given name, a personality, a relationship with the player, their own file in the Archive. That companion layer is a Hub/campaign-management feature and isn't described in this document; this section is exclusively about the mechanical system underneath it. Below, "Loadout" always means what your quote above calls "mek." Internal code identifiers (</w:t>
            </w:r>
            <w:r>
              <w:rPr>
                <w:rStyle w:val="VerbatimChar"/>
              </w:rPr>
              <w:t xml:space="preserve">MekArchetype</w:t>
            </w:r>
            <w:r>
              <w:t xml:space="preserve">, </w:t>
            </w:r>
            <w:r>
              <w:rPr>
                <w:rStyle w:val="VerbatimChar"/>
              </w:rPr>
              <w:t xml:space="preserve">mekId</w:t>
            </w:r>
            <w:r>
              <w:t xml:space="preserve">, </w:t>
            </w:r>
            <w:r>
              <w:rPr>
                <w:rStyle w:val="VerbatimChar"/>
              </w:rPr>
              <w:t xml:space="preserve">data/meks.ts</w:t>
            </w:r>
            <w:r>
              <w:t xml:space="preserve">) were deliberately </w:t>
            </w:r>
            <w:r>
              <w:rPr>
                <w:bCs/>
                <w:b/>
              </w:rPr>
              <w:t xml:space="preserve">not</w:t>
            </w:r>
            <w:r>
              <w:t xml:space="preserve"> renamed — this was a player-facing copy change, not a data-model rework — so don't be surprised if the schema in §7 still says "Mek." One incidental collision worth knowing about: §4.4 already used the plain English word "loadout" (lowercase) to mean "a gear-tier equipment configuration" — that usage is unrelated and unchanged; capitalised "Loadout" below is always this section's specific renamed system.</w:t>
            </w:r>
          </w:p>
        </w:tc>
      </w:tr>
    </w:tbl>
    <w:bookmarkStart w:id="49" w:name="X5ee8a5815425e6d28b08e32363731cf073fd859"/>
    <w:p>
      <w:pPr>
        <w:pStyle w:val="Heading2"/>
      </w:pPr>
      <w:r>
        <w:rPr>
          <w:bCs/>
          <w:b/>
        </w:rPr>
        <w:t xml:space="preserve">6.1 The shape</w:t>
      </w:r>
    </w:p>
    <w:p>
      <w:pPr>
        <w:numPr>
          <w:ilvl w:val="0"/>
          <w:numId w:val="1003"/>
        </w:numPr>
      </w:pPr>
      <w:r>
        <w:t xml:space="preserve">Every pilot has exactly one Loadout. Five pilots, five Loadouts. A Loadout is never placed on the board, never targetable, never lost.</w:t>
      </w:r>
    </w:p>
    <w:p>
      <w:pPr>
        <w:numPr>
          <w:ilvl w:val="0"/>
          <w:numId w:val="1003"/>
        </w:numPr>
      </w:pPr>
      <w:r>
        <w:t xml:space="preserve">Each Loadout has one </w:t>
      </w:r>
      <w:r>
        <w:rPr>
          <w:bCs/>
          <w:b/>
        </w:rPr>
        <w:t xml:space="preserve">primary</w:t>
      </w:r>
      <w:r>
        <w:t xml:space="preserve"> specialisation and optionally one </w:t>
      </w:r>
      <w:r>
        <w:rPr>
          <w:bCs/>
          <w:b/>
        </w:rPr>
        <w:t xml:space="preserve">secondary</w:t>
      </w:r>
      <w:r>
        <w:t xml:space="preserve"> — "specialise in one or two thing", directly. The secondary is roughly half the primary’s value.</w:t>
      </w:r>
    </w:p>
    <w:p>
      <w:pPr>
        <w:numPr>
          <w:ilvl w:val="0"/>
          <w:numId w:val="1003"/>
        </w:numPr>
      </w:pPr>
      <w:r>
        <w:t xml:space="preserve">There are four specialisation tracks plus a fifth that exists only as a secondary. </w:t>
      </w:r>
      <w:r>
        <w:rPr>
          <w:bCs/>
          <w:b/>
        </w:rPr>
        <w:t xml:space="preserve">Be honest about what this does and does not do in v0.1:</w:t>
      </w:r>
      <w:r>
        <w:t xml:space="preserve"> the slice has exactly five pilots and exactly five deploy slots, so there is no composition choice yet — everybody plays every mission. What the Loadout layer gives the slice is a spending decision, not a selection one. Composition becomes real the moment the roster exceeds the deploy count, which is the first thing Act 1’s back half does.</w:t>
      </w:r>
    </w:p>
    <w:p>
      <w:pPr>
        <w:numPr>
          <w:ilvl w:val="0"/>
          <w:numId w:val="1003"/>
        </w:numPr>
      </w:pPr>
      <w:r>
        <w:t xml:space="preserve">Loadout benefits apply to the paired pilot only. There are no party-wide Loadout auras — that would collapse the composition decision into "take the best one".</w:t>
      </w:r>
    </w:p>
    <w:bookmarkEnd w:id="49"/>
    <w:bookmarkStart w:id="50" w:name="Xb39de3d2a55beaab124324ad3d8dfe098237b63"/>
    <w:p>
      <w:pPr>
        <w:pStyle w:val="Heading2"/>
      </w:pPr>
      <w:r>
        <w:rPr>
          <w:bCs/>
          <w:b/>
        </w:rPr>
        <w:t xml:space="preserve">6.2 The four tracks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Track</w:t>
            </w:r>
          </w:p>
        </w:tc>
        <w:tc>
          <w:tcPr/>
          <w:p>
            <w:pPr>
              <w:pStyle w:val="Compact"/>
              <w:jc w:val="left"/>
            </w:pPr>
            <w:r>
              <w:rPr>
                <w:bCs/>
                <w:b/>
              </w:rPr>
              <w:t xml:space="preserve">Primary effect</w:t>
            </w:r>
          </w:p>
        </w:tc>
        <w:tc>
          <w:tcPr/>
          <w:p>
            <w:pPr>
              <w:pStyle w:val="Compact"/>
              <w:jc w:val="left"/>
            </w:pPr>
            <w:r>
              <w:rPr>
                <w:bCs/>
                <w:b/>
              </w:rPr>
              <w:t xml:space="preserve">Secondary effect</w:t>
            </w:r>
          </w:p>
        </w:tc>
        <w:tc>
          <w:tcPr/>
          <w:p>
            <w:pPr>
              <w:pStyle w:val="Compact"/>
              <w:jc w:val="left"/>
            </w:pPr>
            <w:r>
              <w:rPr>
                <w:bCs/>
                <w:b/>
              </w:rPr>
              <w:t xml:space="preserve">Your phrase</w:t>
            </w:r>
          </w:p>
        </w:tc>
      </w:tr>
      <w:tr>
        <w:tc>
          <w:tcPr/>
          <w:p>
            <w:pPr>
              <w:pStyle w:val="Compact"/>
              <w:jc w:val="left"/>
            </w:pPr>
            <w:r>
              <w:rPr>
                <w:bCs/>
                <w:b/>
              </w:rPr>
              <w:t xml:space="preserve">Fabricator</w:t>
            </w:r>
          </w:p>
        </w:tc>
        <w:tc>
          <w:tcPr/>
          <w:p>
            <w:pPr>
              <w:pStyle w:val="Compact"/>
              <w:jc w:val="left"/>
            </w:pPr>
            <w:r>
              <w:t xml:space="preserve">Holds 2 spare parts. A spare part is the paired pilot’s own Beacon crate: when Beacon Control revives them mid-mission, it burns their own part before it touches a company Restock Room crate. There is no separate mid-mission redeploy — Beacon Control is the only way a downed pilot returns before the next mission, Fabricator or not.</w:t>
            </w:r>
          </w:p>
        </w:tc>
        <w:tc>
          <w:tcPr/>
          <w:p>
            <w:pPr>
              <w:pStyle w:val="Compact"/>
              <w:jc w:val="left"/>
            </w:pPr>
            <w:r>
              <w:t xml:space="preserve">Holds 1 spare part, same rule.</w:t>
            </w:r>
          </w:p>
        </w:tc>
        <w:tc>
          <w:tcPr/>
          <w:p>
            <w:pPr>
              <w:pStyle w:val="Compact"/>
              <w:jc w:val="left"/>
            </w:pPr>
            <w:r>
              <w:rPr>
                <w:iCs/>
                <w:i/>
              </w:rPr>
              <w:t xml:space="preserve">"</w:t>
            </w:r>
            <w:r>
              <w:rPr>
                <w:bCs/>
                <w:b/>
                <w:iCs/>
                <w:i/>
              </w:rPr>
              <w:t xml:space="preserve">spared mek counter, allowing you to refield unit fast</w:t>
            </w:r>
            <w:r>
              <w:rPr>
                <w:iCs/>
                <w:i/>
              </w:rPr>
              <w:t xml:space="preserve">"</w:t>
            </w:r>
          </w:p>
        </w:tc>
      </w:tr>
      <w:tr>
        <w:tc>
          <w:tcPr/>
          <w:p>
            <w:pPr>
              <w:pStyle w:val="Compact"/>
              <w:jc w:val="left"/>
            </w:pPr>
            <w:r>
              <w:rPr>
                <w:bCs/>
                <w:b/>
              </w:rPr>
              <w:t xml:space="preserve">Armorer</w:t>
            </w:r>
          </w:p>
        </w:tc>
        <w:tc>
          <w:tcPr/>
          <w:p>
            <w:pPr>
              <w:pStyle w:val="Compact"/>
              <w:jc w:val="left"/>
            </w:pPr>
            <w:r>
              <w:t xml:space="preserve">+8 ATK, +8 DEF, +10 max HP.</w:t>
            </w:r>
          </w:p>
        </w:tc>
        <w:tc>
          <w:tcPr/>
          <w:p>
            <w:pPr>
              <w:pStyle w:val="Compact"/>
              <w:jc w:val="left"/>
            </w:pPr>
            <w:r>
              <w:t xml:space="preserve">+4 ATK, +4 DEF, +5 max HP.</w:t>
            </w:r>
          </w:p>
        </w:tc>
        <w:tc>
          <w:tcPr/>
          <w:p>
            <w:pPr>
              <w:pStyle w:val="Compact"/>
              <w:jc w:val="left"/>
            </w:pPr>
            <w:r>
              <w:rPr>
                <w:iCs/>
                <w:i/>
              </w:rPr>
              <w:t xml:space="preserve">"</w:t>
            </w:r>
            <w:r>
              <w:rPr>
                <w:bCs/>
                <w:b/>
                <w:iCs/>
                <w:i/>
              </w:rPr>
              <w:t xml:space="preserve">well made buff that incrase unit combat prowes</w:t>
            </w:r>
            <w:r>
              <w:rPr>
                <w:iCs/>
                <w:i/>
              </w:rPr>
              <w:t xml:space="preserve">"</w:t>
            </w:r>
          </w:p>
        </w:tc>
      </w:tr>
      <w:tr>
        <w:tc>
          <w:tcPr/>
          <w:p>
            <w:pPr>
              <w:pStyle w:val="Compact"/>
              <w:jc w:val="left"/>
            </w:pPr>
            <w:r>
              <w:rPr>
                <w:bCs/>
                <w:b/>
              </w:rPr>
              <w:t xml:space="preserve">Runemaster</w:t>
            </w:r>
          </w:p>
        </w:tc>
        <w:tc>
          <w:tcPr/>
          <w:p>
            <w:pPr>
              <w:pStyle w:val="Compact"/>
              <w:jc w:val="left"/>
            </w:pPr>
            <w:r>
              <w:t xml:space="preserve">Vision +2, with burrow detection anywhere inside that vision. Initiative: this engine resolves an attack sequentially (hit, then counter), so "wins simultaneous ties" means a defending Runemaster-primary pilot who is not slower than their attacker (move + initiative compared) swings their counter BEFORE the incoming hit lands, computed at their own untouched HP — if it downs the attacker, the attack never resolves. Weapon effect potency ×1.5 on a landed hit’s duration or push distance (rounds up — a 1-turn stun becomes 2).</w:t>
            </w:r>
          </w:p>
        </w:tc>
        <w:tc>
          <w:tcPr/>
          <w:p>
            <w:pPr>
              <w:pStyle w:val="Compact"/>
              <w:jc w:val="left"/>
            </w:pPr>
            <w:r>
              <w:t xml:space="preserve">Vision +1, no burrow detection, no initiative pre-empt, effect potency ×1.25.</w:t>
            </w:r>
          </w:p>
        </w:tc>
        <w:tc>
          <w:tcPr/>
          <w:p>
            <w:pPr>
              <w:pStyle w:val="Compact"/>
              <w:jc w:val="left"/>
            </w:pPr>
            <w:r>
              <w:rPr>
                <w:iCs/>
                <w:i/>
              </w:rPr>
              <w:t xml:space="preserve">"</w:t>
            </w:r>
            <w:r>
              <w:rPr>
                <w:bCs/>
                <w:b/>
                <w:iCs/>
                <w:i/>
              </w:rPr>
              <w:t xml:space="preserve">great rune master, making the unit have btter sensor and reaction time. and stronger weapon effect</w:t>
            </w:r>
            <w:r>
              <w:rPr>
                <w:iCs/>
                <w:i/>
              </w:rPr>
              <w:t xml:space="preserve">"</w:t>
            </w:r>
          </w:p>
        </w:tc>
      </w:tr>
      <w:tr>
        <w:tc>
          <w:tcPr/>
          <w:p>
            <w:pPr>
              <w:pStyle w:val="Compact"/>
              <w:jc w:val="left"/>
            </w:pPr>
            <w:r>
              <w:rPr>
                <w:bCs/>
                <w:b/>
              </w:rPr>
              <w:t xml:space="preserve">Fieldwright</w:t>
            </w:r>
          </w:p>
        </w:tc>
        <w:tc>
          <w:tcPr/>
          <w:p>
            <w:pPr>
              <w:pStyle w:val="Compact"/>
              <w:jc w:val="left"/>
            </w:pPr>
            <w:r>
              <w:t xml:space="preserve">The pilot repairs +15 HP at turn start when they did not move, on any tile. If the pilot is a Munti, that Munti’s heal output on others is +25%.</w:t>
            </w:r>
          </w:p>
        </w:tc>
        <w:tc>
          <w:tcPr/>
          <w:p>
            <w:pPr>
              <w:pStyle w:val="Compact"/>
              <w:jc w:val="left"/>
            </w:pPr>
            <w:r>
              <w:t xml:space="preserve">+8 HP when stationary.</w:t>
            </w:r>
          </w:p>
        </w:tc>
        <w:tc>
          <w:tcPr/>
          <w:p>
            <w:pPr>
              <w:pStyle w:val="Compact"/>
              <w:jc w:val="left"/>
            </w:pPr>
            <w:r>
              <w:rPr>
                <w:iCs/>
                <w:i/>
              </w:rPr>
              <w:t xml:space="preserve">The </w:t>
            </w:r>
            <w:r>
              <w:rPr>
                <w:bCs/>
                <w:b/>
                <w:iCs/>
                <w:i/>
              </w:rPr>
              <w:t xml:space="preserve">"</w:t>
            </w:r>
            <w:r>
              <w:rPr>
                <w:bCs/>
                <w:b/>
                <w:bCs/>
                <w:b/>
                <w:iCs/>
                <w:i/>
              </w:rPr>
              <w:t xml:space="preserve">better repair-per-turn</w:t>
            </w:r>
            <w:r>
              <w:rPr>
                <w:bCs/>
                <w:b/>
                <w:iCs/>
                <w:i/>
              </w:rPr>
              <w:t xml:space="preserve">"</w:t>
            </w:r>
            <w:r>
              <w:rPr>
                <w:iCs/>
                <w:i/>
              </w:rPr>
              <w:t xml:space="preserve"> half of v0.1’s Option B sketch.</w:t>
            </w:r>
          </w:p>
        </w:tc>
      </w:tr>
    </w:tbl>
    <w:p>
      <w:pPr>
        <w:pStyle w:val="BodyText"/>
      </w:pPr>
      <w:r>
        <w:t xml:space="preserve">A fifth half-track, </w:t>
      </w:r>
      <w:r>
        <w:rPr>
          <w:bCs/>
          <w:b/>
        </w:rPr>
        <w:t xml:space="preserve">Quartermaster</w:t>
      </w:r>
      <w:r>
        <w:t xml:space="preserve">, exists as a secondary only: it reduces the point cost of every gear-tier purchase for the paired pilot by 25%, for the rest of the campaign. It has no primary form because a Loadout whose whole job is a discount is not interesting to build a pilot around, but as a secondary it is a real choice — it trades battlefield value for compounding economy, which is a decision worth having in a campaign with a points shop.</w:t>
      </w:r>
    </w:p>
    <w:bookmarkEnd w:id="50"/>
    <w:bookmarkStart w:id="51" w:name="X07d07127877e4d32b6cbe87b09490fd1b31ae33"/>
    <w:p>
      <w:pPr>
        <w:pStyle w:val="Heading2"/>
      </w:pPr>
      <w:r>
        <w:rPr>
          <w:bCs/>
          <w:b/>
        </w:rPr>
        <w:t xml:space="preserve">6.3 Why this is not just free stat inflation</w:t>
      </w:r>
    </w:p>
    <w:p>
      <w:pPr>
        <w:pStyle w:val="FirstParagraph"/>
      </w:pPr>
      <w:r>
        <w:t xml:space="preserve">The obvious failure mode of a passive support system is that it is a flat bonus with no decision attached, and the player forgets it exists. Three things prevent that here.</w:t>
      </w:r>
    </w:p>
    <w:p>
      <w:pPr>
        <w:numPr>
          <w:ilvl w:val="0"/>
          <w:numId w:val="1004"/>
        </w:numPr>
      </w:pPr>
      <w:r>
        <w:rPr>
          <w:bCs/>
          <w:b/>
        </w:rPr>
        <w:t xml:space="preserve">Spare parts are a campaign resource, not a per-mission one.</w:t>
      </w:r>
      <w:r>
        <w:t xml:space="preserve"> A Fabricator-track Loadout starts the campaign with its two parts and does not regenerate them. Replacements cost 40 points each in the shop — the same currency as gear tiers. So "a Beacon crate you don’t have to pay for" is a real economy: every mid-mission Beacon revive that draws on a spare part instead of company stock is a gear tier you did not buy.</w:t>
      </w:r>
    </w:p>
    <w:p>
      <w:pPr>
        <w:numPr>
          <w:ilvl w:val="0"/>
          <w:numId w:val="1004"/>
        </w:numPr>
      </w:pPr>
      <w:r>
        <w:rPr>
          <w:bCs/>
          <w:b/>
        </w:rPr>
        <w:t xml:space="preserve">The starting bench is deliberately incomplete.</w:t>
      </w:r>
      <w:r>
        <w:t xml:space="preserve"> Three of the five Loadouts ship with a primary and no secondary, and a secondary costs 180 — more than a G→E upgrade. So the player spends the whole slice choosing between deepening the support layer and pushing gear tiers, and cannot do both. Later, once the roster is bigger than the deploy count, the same tracks start driving selection too: a party with neither a Runemaster nor a vibrissal chassis is blind to burrowers, a party with no Fabricator has to accept its losses.</w:t>
      </w:r>
    </w:p>
    <w:p>
      <w:pPr>
        <w:numPr>
          <w:ilvl w:val="0"/>
          <w:numId w:val="1004"/>
        </w:numPr>
      </w:pPr>
      <w:r>
        <w:rPr>
          <w:bCs/>
          <w:b/>
        </w:rPr>
        <w:t xml:space="preserve">Loadout assignment is fixed per pilot, not swappable.</w:t>
      </w:r>
      <w:r>
        <w:t xml:space="preserve"> Each pilot has their Loadout — that is the lore and it is also better design, because once the roster is larger than the deploy count, choosing which five pilots to field is simultaneously choosing your support loadout. One decision, two layers of consequence. In the slice, where the roster is exactly five, what it means is that points spent on a Loadout are points spent on that specific person. (The same fixed-per-pilot logic now also holds for that pilot's named Mek companion — the two travel together, by design.)</w:t>
      </w:r>
    </w:p>
    <w:bookmarkEnd w:id="51"/>
    <w:bookmarkStart w:id="52" w:name="Xaa50f1611d171899a89b364d2050793fea0fdad"/>
    <w:p>
      <w:pPr>
        <w:pStyle w:val="Heading2"/>
      </w:pPr>
      <w:r>
        <w:rPr>
          <w:bCs/>
          <w:b/>
        </w:rPr>
        <w:t xml:space="preserve">6.4 The between-mission layer</w:t>
      </w:r>
    </w:p>
    <w:p>
      <w:pPr>
        <w:pStyle w:val="FirstParagraph"/>
      </w:pPr>
      <w:r>
        <w:t xml:space="preserve">Debrief awards points. Points buy six things — the shop grew past "deliberately few" once weapon branches, Frame systems, and refits shipped, and the design has made its peace with that: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Purchase</w:t>
            </w:r>
          </w:p>
        </w:tc>
        <w:tc>
          <w:tcPr/>
          <w:p>
            <w:pPr>
              <w:pStyle w:val="Compact"/>
              <w:jc w:val="left"/>
            </w:pPr>
            <w:r>
              <w:rPr>
                <w:bCs/>
                <w:b/>
              </w:rPr>
              <w:t xml:space="preserve">Cost</w:t>
            </w:r>
          </w:p>
        </w:tc>
        <w:tc>
          <w:tcPr/>
          <w:p>
            <w:pPr>
              <w:pStyle w:val="Compact"/>
              <w:jc w:val="left"/>
            </w:pPr>
            <w:r>
              <w:rPr>
                <w:bCs/>
                <w:b/>
              </w:rPr>
              <w:t xml:space="preserve">Effect</w:t>
            </w:r>
          </w:p>
        </w:tc>
      </w:tr>
      <w:tr>
        <w:tc>
          <w:tcPr/>
          <w:p>
            <w:pPr>
              <w:pStyle w:val="Compact"/>
              <w:jc w:val="left"/>
            </w:pPr>
            <w:r>
              <w:t xml:space="preserve">Gear tier upgrade, one pilot, one step</w:t>
            </w:r>
          </w:p>
        </w:tc>
        <w:tc>
          <w:tcPr/>
          <w:p>
            <w:pPr>
              <w:pStyle w:val="Compact"/>
              <w:jc w:val="left"/>
            </w:pPr>
            <w:r>
              <w:t xml:space="preserve">G→F 60 · F→E 90 · E→D 140 · D→C 210 · C→B 320 · B→A 500</w:t>
            </w:r>
          </w:p>
        </w:tc>
        <w:tc>
          <w:tcPr/>
          <w:p>
            <w:pPr>
              <w:pStyle w:val="Compact"/>
              <w:jc w:val="left"/>
            </w:pPr>
            <w:r>
              <w:t xml:space="preserve">Applies the §4.4 modifier table to that pilot.</w:t>
            </w:r>
          </w:p>
        </w:tc>
      </w:tr>
      <w:tr>
        <w:tc>
          <w:tcPr/>
          <w:p>
            <w:pPr>
              <w:pStyle w:val="Compact"/>
              <w:jc w:val="left"/>
            </w:pPr>
            <w:r>
              <w:t xml:space="preserve">Spare Loadout part</w:t>
            </w:r>
          </w:p>
        </w:tc>
        <w:tc>
          <w:tcPr/>
          <w:p>
            <w:pPr>
              <w:pStyle w:val="Compact"/>
              <w:jc w:val="left"/>
            </w:pPr>
            <w:r>
              <w:t xml:space="preserve">40</w:t>
            </w:r>
          </w:p>
        </w:tc>
        <w:tc>
          <w:tcPr/>
          <w:p>
            <w:pPr>
              <w:pStyle w:val="Compact"/>
              <w:jc w:val="left"/>
            </w:pPr>
            <w:r>
              <w:t xml:space="preserve">Adds one part to a Fabricator-track Loadout, up to its track maximum.</w:t>
            </w:r>
          </w:p>
        </w:tc>
      </w:tr>
      <w:tr>
        <w:tc>
          <w:tcPr/>
          <w:p>
            <w:pPr>
              <w:pStyle w:val="Compact"/>
              <w:jc w:val="left"/>
            </w:pPr>
            <w:r>
              <w:t xml:space="preserve">Loadout secondary specialisation</w:t>
            </w:r>
          </w:p>
        </w:tc>
        <w:tc>
          <w:tcPr/>
          <w:p>
            <w:pPr>
              <w:pStyle w:val="Compact"/>
              <w:jc w:val="left"/>
            </w:pPr>
            <w:r>
              <w:t xml:space="preserve">180, once per Loadout</w:t>
            </w:r>
          </w:p>
        </w:tc>
        <w:tc>
          <w:tcPr/>
          <w:p>
            <w:pPr>
              <w:pStyle w:val="Compact"/>
              <w:jc w:val="left"/>
            </w:pPr>
            <w:r>
              <w:t xml:space="preserve">Adds a secondary track to a Loadout that has only a primary. Three of the five starting Loadouts qualify.</w:t>
            </w:r>
          </w:p>
        </w:tc>
      </w:tr>
      <w:tr>
        <w:tc>
          <w:tcPr/>
          <w:p>
            <w:pPr>
              <w:pStyle w:val="Compact"/>
              <w:jc w:val="left"/>
            </w:pPr>
            <w:r>
              <w:t xml:space="preserve">Weapon branch, one pilot</w:t>
            </w:r>
          </w:p>
        </w:tc>
        <w:tc>
          <w:tcPr/>
          <w:p>
            <w:pPr>
              <w:pStyle w:val="Compact"/>
              <w:jc w:val="left"/>
            </w:pPr>
            <w:r>
              <w:t xml:space="preserve">150 / 220 / 300 / 400 for the 1st–4th branch bought, gated at gear tier D / C / B / A respectively</w:t>
            </w:r>
          </w:p>
        </w:tc>
        <w:tc>
          <w:tcPr/>
          <w:p>
            <w:pPr>
              <w:pStyle w:val="Compact"/>
              <w:jc w:val="left"/>
            </w:pPr>
            <w:r>
              <w:t xml:space="preserve">Grants a class-specific weapon or support variant; from tier C a pilot carries two branches into a mission at once (§4.4 note on Mounts), both fully live; below C, one branch equipped, swappable for free pre-mission.</w:t>
            </w:r>
          </w:p>
        </w:tc>
      </w:tr>
      <w:tr>
        <w:tc>
          <w:tcPr/>
          <w:p>
            <w:pPr>
              <w:pStyle w:val="Compact"/>
              <w:jc w:val="left"/>
            </w:pPr>
            <w:r>
              <w:t xml:space="preserve">Frame system</w:t>
            </w:r>
          </w:p>
        </w:tc>
        <w:tc>
          <w:tcPr/>
          <w:p>
            <w:pPr>
              <w:pStyle w:val="Compact"/>
              <w:jc w:val="left"/>
            </w:pPr>
            <w:r>
              <w:t xml:space="preserve">Draw cost × 60 (placeholder)</w:t>
            </w:r>
          </w:p>
        </w:tc>
        <w:tc>
          <w:tcPr/>
          <w:p>
            <w:pPr>
              <w:pStyle w:val="Compact"/>
              <w:jc w:val="left"/>
            </w:pPr>
            <w:r>
              <w:t xml:space="preserve">Installs a permanent Frame system within the pilot’s Draw budget (§4.4) — a stat bonus, a new combat hook, or both. See §6.5.</w:t>
            </w:r>
          </w:p>
        </w:tc>
      </w:tr>
      <w:tr>
        <w:tc>
          <w:tcPr/>
          <w:p>
            <w:pPr>
              <w:pStyle w:val="Compact"/>
              <w:jc w:val="left"/>
            </w:pPr>
            <w:r>
              <w:t xml:space="preserve">Frame refit, once per pilot</w:t>
            </w:r>
          </w:p>
        </w:tc>
        <w:tc>
          <w:tcPr/>
          <w:p>
            <w:pPr>
              <w:pStyle w:val="Compact"/>
              <w:jc w:val="left"/>
            </w:pPr>
            <w:r>
              <w:t xml:space="preserve">350 (placeholder), gated to tier A</w:t>
            </w:r>
          </w:p>
        </w:tc>
        <w:tc>
          <w:tcPr/>
          <w:p>
            <w:pPr>
              <w:pStyle w:val="Compact"/>
              <w:jc w:val="left"/>
            </w:pPr>
            <w:r>
              <w:t xml:space="preserve">One of two path-specific permanent refits (§6.5), chosen once and kept for the rest of the campaign.</w:t>
            </w:r>
          </w:p>
        </w:tc>
      </w:tr>
    </w:tbl>
    <w:p>
      <w:pPr>
        <w:pStyle w:val="BodyText"/>
      </w:pPr>
      <w:r>
        <w:t xml:space="preserve">Across the four slice missions a competent player earns roughly 700–780 points (base rewards total 620, performance bonuses add 80–160). G through D costs 290 per pilot, so that budget takes </w:t>
      </w:r>
      <w:r>
        <w:rPr>
          <w:bCs/>
          <w:b/>
        </w:rPr>
        <w:t xml:space="preserve">two pilots to D tier and leaves a little over</w:t>
      </w:r>
      <w:r>
        <w:t xml:space="preserve">, or funds one upgrade and a much deeper Loadout bench. That is the right amount of pressure: enough to make the choice matter, not enough to have everything.</w:t>
      </w:r>
    </w:p>
    <w:bookmarkEnd w:id="52"/>
    <w:bookmarkStart w:id="53" w:name="Xde73527efacddac3a912c5e7e518e5b232a652b"/>
    <w:p>
      <w:pPr>
        <w:pStyle w:val="Heading2"/>
      </w:pPr>
      <w:r>
        <w:rPr>
          <w:bCs/>
          <w:b/>
        </w:rPr>
        <w:t xml:space="preserve">6.5 The Frame Systems layer — capacity, systems, refits</w:t>
      </w:r>
    </w:p>
    <w:p>
      <w:pPr>
        <w:pStyle w:val="FirstParagraph"/>
      </w:pPr>
      <w:r>
        <w:t xml:space="preserve">A later addition to the Loadout/gear layer, not a replacement for either. Where a Loadout is a fixed, pilot-specific specialisation and gear tier is a straight stat ladder, the Frame layer is a budget the player spends choices against, on top of both.</w:t>
      </w:r>
    </w:p>
    <w:p>
      <w:pPr>
        <w:pStyle w:val="BodyText"/>
      </w:pPr>
      <w:r>
        <w:rPr>
          <w:bCs/>
          <w:b/>
        </w:rPr>
        <w:t xml:space="preserve">Capacity rides the gear tier ladder.</w:t>
      </w:r>
      <w:r>
        <w:t xml:space="preserve"> Each tier grants a Draw budget and, from tier C, a second weapon mount: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Tier</w:t>
            </w:r>
          </w:p>
        </w:tc>
        <w:tc>
          <w:tcPr/>
          <w:p>
            <w:pPr>
              <w:pStyle w:val="Compact"/>
              <w:jc w:val="left"/>
            </w:pPr>
            <w:r>
              <w:rPr>
                <w:bCs/>
                <w:b/>
              </w:rPr>
              <w:t xml:space="preserve">Weapon mounts</w:t>
            </w:r>
          </w:p>
        </w:tc>
        <w:tc>
          <w:tcPr/>
          <w:p>
            <w:pPr>
              <w:pStyle w:val="Compact"/>
              <w:jc w:val="left"/>
            </w:pPr>
            <w:r>
              <w:rPr>
                <w:bCs/>
                <w:b/>
              </w:rPr>
              <w:t xml:space="preserve">Draw budget</w:t>
            </w:r>
          </w:p>
        </w:tc>
      </w:tr>
      <w:tr>
        <w:tc>
          <w:tcPr/>
          <w:p>
            <w:pPr>
              <w:pStyle w:val="Compact"/>
              <w:jc w:val="left"/>
            </w:pPr>
            <w:r>
              <w:t xml:space="preserve">G</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F</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E</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D</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C</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B</w:t>
            </w:r>
          </w:p>
        </w:tc>
        <w:tc>
          <w:tcPr/>
          <w:p>
            <w:pPr>
              <w:pStyle w:val="Compact"/>
              <w:jc w:val="left"/>
            </w:pPr>
            <w:r>
              <w:t xml:space="preserve">2</w:t>
            </w:r>
          </w:p>
        </w:tc>
        <w:tc>
          <w:tcPr/>
          <w:p>
            <w:pPr>
              <w:pStyle w:val="Compact"/>
              <w:jc w:val="left"/>
            </w:pPr>
            <w:r>
              <w:t xml:space="preserve">8</w:t>
            </w:r>
          </w:p>
        </w:tc>
      </w:tr>
      <w:tr>
        <w:tc>
          <w:tcPr/>
          <w:p>
            <w:pPr>
              <w:pStyle w:val="Compact"/>
              <w:jc w:val="left"/>
            </w:pPr>
            <w:r>
              <w:t xml:space="preserve">A</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S (Heirloom-grade)</w:t>
            </w:r>
          </w:p>
        </w:tc>
        <w:tc>
          <w:tcPr/>
          <w:p>
            <w:pPr>
              <w:pStyle w:val="Compact"/>
              <w:jc w:val="left"/>
            </w:pPr>
            <w:r>
              <w:t xml:space="preserve">2</w:t>
            </w:r>
          </w:p>
        </w:tc>
        <w:tc>
          <w:tcPr/>
          <w:p>
            <w:pPr>
              <w:pStyle w:val="Compact"/>
              <w:jc w:val="left"/>
            </w:pPr>
            <w:r>
              <w:t xml:space="preserve">10 — reads as A’s row; there is no separate S row.</w:t>
            </w:r>
          </w:p>
        </w:tc>
      </w:tr>
    </w:tbl>
    <w:p>
      <w:pPr>
        <w:pStyle w:val="BodyText"/>
      </w:pPr>
      <w:r>
        <w:rPr>
          <w:bCs/>
          <w:b/>
        </w:rPr>
        <w:t xml:space="preserve">Systems</w:t>
      </w:r>
      <w:r>
        <w:t xml:space="preserve"> are bought permanently (personal points, Draw cost × 60 placeholder) and then installed or swapped freely within the pilot’s current Draw budget — owning six Draw worth of systems on a D-tier pilot (budget 5) means picking which five Draw’s worth rides along, not being locked out of the rest. Most systems carry a real engine effect, not just a stat delta: a longer sensor radius, a defence-ignoring shot, terrain interaction, and so on. A handful gate behind killing a specific Bloom archetype a set number of times — flavoured as salvage recovered from the kill — and a system in that category costs one extra Draw for a pilot whose Loadout is not Runemaster-primary.</w:t>
      </w:r>
    </w:p>
    <w:p>
      <w:pPr>
        <w:pStyle w:val="BodyText"/>
      </w:pPr>
      <w:r>
        <w:rPr>
          <w:bCs/>
          <w:b/>
        </w:rPr>
        <w:t xml:space="preserve">Refits</w:t>
      </w:r>
      <w:r>
        <w:t xml:space="preserve"> are the capstone: one permanent, path-specific choice at tier A (two options per path), gated and irreversible, layered on top of everything else the pilot owns.</w:t>
      </w:r>
    </w:p>
    <w:p>
      <w:pPr>
        <w:pStyle w:val="BodyText"/>
      </w:pPr>
      <w:r>
        <w:rPr>
          <w:bCs/>
          <w:b/>
        </w:rPr>
        <w:t xml:space="preserve">Second weapon mount, from tier C on.</w:t>
      </w:r>
      <w:r>
        <w:t xml:space="preserve"> Both equipped branches are fully live at once — passive bonuses from each apply together, any granted ability from either sits on the action bar, on-hit effects from both can trigger, and the pilot’s attack range is the widest window across their base range and every equipped branch’s override. There is no primary/offhand split and no switching between them mid-mission; owning two mounted branches means both fire together, every turn, for the rest of the campaign.</w:t>
      </w:r>
    </w:p>
    <w:p>
      <w:pPr>
        <w:pStyle w:val="BodyText"/>
      </w:pPr>
      <w:r>
        <w:t xml:space="preserve">Every number in this section — the 60-points-per-Draw system cost, the 350-point refit cost, every system’s own stat delta, and every salvage-gate kill count — is a first-playtest placeholder, not simulated against a real AI the way §4.5’s combat numbers are.</w:t>
      </w:r>
    </w:p>
    <w:bookmarkEnd w:id="53"/>
    <w:bookmarkEnd w:id="54"/>
    <w:bookmarkStart w:id="55" w:name="X8279e1eb89e8d5a965d6ca66d95694e11711687"/>
    <w:p>
      <w:pPr>
        <w:pStyle w:val="Heading1"/>
      </w:pPr>
      <w:r>
        <w:rPr>
          <w:bCs/>
          <w:b/>
        </w:rPr>
        <w:t xml:space="preserve">7. Data schema</w:t>
      </w:r>
    </w:p>
    <w:p>
      <w:pPr>
        <w:pStyle w:val="FirstParagraph"/>
      </w:pPr>
      <w:r>
        <w:t xml:space="preserve">Revised from v0.1. Five changes, each of which was forced by something above: a faction field (§10.1 needs hostile mechs), the mek types (§6), an ability record (§6 and §8 both reference abilities by id), scripted mission events (§10.4), and a separate counter range (§4.2 — the Munti attacks at 1–2 but must only counter at 1, so reusing the attack range gives the wrong answer for exactly one unit, which is the worst kind of bug to find late).</w:t>
      </w:r>
    </w:p>
    <w:p>
      <w:pPr>
        <w:pStyle w:val="BodyText"/>
      </w:pPr>
      <w:r>
        <w:t xml:space="preserve">Full populated data files are in the companion </w:t>
      </w:r>
      <w:r>
        <w:rPr>
          <w:bCs/>
          <w:b/>
        </w:rPr>
        <w:t xml:space="preserve">Data Pack</w:t>
      </w:r>
      <w:r>
        <w:t xml:space="preserve">. This section is the shape; that document is the content.</w:t>
      </w:r>
    </w:p>
    <w:p>
      <w:pPr>
        <w:pStyle w:val="BodyText"/>
      </w:pPr>
      <w:r>
        <w:t xml:space="preserve">type Path = "meeps" | "tank" | "reeps" | "munti";</w:t>
      </w:r>
    </w:p>
    <w:p>
      <w:pPr>
        <w:pStyle w:val="BodyText"/>
      </w:pPr>
      <w:r>
        <w:t xml:space="preserve">type Species = "human" | "hiopi" | "osnius"; // Carabil do not pilot</w:t>
      </w:r>
    </w:p>
    <w:p>
      <w:pPr>
        <w:pStyle w:val="BodyText"/>
        <w:rPr>
          <w:ins w:id="9021" w:author="Claude" w:date="2026-09-23T11:00:00Z"/>
        </w:rPr>
      </w:pPr>
      <w:ins w:id="9020" w:author="Claude" w:date="2026-09-23T11:00:00Z">
        <w:r>
          <w:t xml:space="preserve">type Gender = "male" | "female"; // added 13 Sep 2026: every pilot has one, chosen before the name (Data Pack §2, §4.3)</w:t>
        </w:r>
      </w:ins>
    </w:p>
    <w:p>
      <w:pPr>
        <w:pStyle w:val="BodyText"/>
      </w:pPr>
      <w:r>
        <w:t xml:space="preserve">type Chassis = "bipedal" | "centauroid" | "bipedal_vibrissal";</w:t>
      </w:r>
    </w:p>
    <w:p>
      <w:pPr>
        <w:pStyle w:val="BodyText"/>
      </w:pPr>
      <w:r>
        <w:t xml:space="preserve">type Tier = "G" | "F" | "E" | "D" | "C" | "B" | "A";</w:t>
      </w:r>
    </w:p>
    <w:p>
      <w:pPr>
        <w:pStyle w:val="BodyText"/>
      </w:pPr>
      <w:r>
        <w:t xml:space="preserve">type MekTrack = "fabricator" | "armorer" | "runemaster"</w:t>
      </w:r>
    </w:p>
    <w:p>
      <w:pPr>
        <w:pStyle w:val="SourceCode"/>
      </w:pPr>
      <w:r>
        <w:rPr>
          <w:rStyle w:val="VerbatimChar"/>
        </w:rPr>
        <w:t xml:space="preserve">          | "fieldwright" | "quartermaster";</w:t>
      </w:r>
    </w:p>
    <w:p>
      <w:pPr>
        <w:pStyle w:val="FirstParagraph"/>
      </w:pPr>
      <w:r>
        <w:t xml:space="preserve">interface UnitArchetype {</w:t>
      </w:r>
    </w:p>
    <w:p>
      <w:pPr>
        <w:pStyle w:val="BodyText"/>
      </w:pPr>
      <w:r>
        <w:t xml:space="preserve">id: string; // "meeps_human_g"</w:t>
      </w:r>
    </w:p>
    <w:p>
      <w:pPr>
        <w:pStyle w:val="BodyText"/>
      </w:pPr>
      <w:r>
        <w:t xml:space="preserve">displayName: string;</w:t>
      </w:r>
    </w:p>
    <w:p>
      <w:pPr>
        <w:pStyle w:val="BodyText"/>
      </w:pPr>
      <w:r>
        <w:t xml:space="preserve">faction: "player" | "hostile";</w:t>
      </w:r>
    </w:p>
    <w:p>
      <w:pPr>
        <w:pStyle w:val="BodyText"/>
      </w:pPr>
      <w:r>
        <w:t xml:space="preserve">path: Path;</w:t>
      </w:r>
    </w:p>
    <w:p>
      <w:pPr>
        <w:pStyle w:val="BodyText"/>
      </w:pPr>
      <w:r>
        <w:t xml:space="preserve">species: Species;</w:t>
      </w:r>
    </w:p>
    <w:p>
      <w:pPr>
        <w:pStyle w:val="BodyText"/>
      </w:pPr>
      <w:r>
        <w:t xml:space="preserve">chassis: Chassis;</w:t>
      </w:r>
    </w:p>
    <w:p>
      <w:pPr>
        <w:pStyle w:val="BodyText"/>
      </w:pPr>
      <w:r>
        <w:t xml:space="preserve">tier: Tier;</w:t>
      </w:r>
    </w:p>
    <w:p>
      <w:pPr>
        <w:pStyle w:val="BodyText"/>
      </w:pPr>
      <w:r>
        <w:t xml:space="preserve">hp: number;</w:t>
      </w:r>
    </w:p>
    <w:p>
      <w:pPr>
        <w:pStyle w:val="BodyText"/>
      </w:pPr>
      <w:r>
        <w:t xml:space="preserve">moveRange: number;</w:t>
      </w:r>
    </w:p>
    <w:p>
      <w:pPr>
        <w:pStyle w:val="BodyText"/>
      </w:pPr>
      <w:r>
        <w:t xml:space="preserve">attackRange: [min: number, max: number];</w:t>
      </w:r>
    </w:p>
    <w:p>
      <w:pPr>
        <w:pStyle w:val="BodyText"/>
      </w:pPr>
      <w:r>
        <w:t xml:space="preserve">attack: number; // 100 = baseline</w:t>
      </w:r>
    </w:p>
    <w:p>
      <w:pPr>
        <w:pStyle w:val="BodyText"/>
      </w:pPr>
      <w:r>
        <w:t xml:space="preserve">defense: number; // 100 = baseline</w:t>
      </w:r>
    </w:p>
    <w:p>
      <w:pPr>
        <w:pStyle w:val="BodyText"/>
      </w:pPr>
      <w:r>
        <w:t xml:space="preserve">vision: number;</w:t>
      </w:r>
    </w:p>
    <w:p>
      <w:pPr>
        <w:pStyle w:val="BodyText"/>
      </w:pPr>
      <w:r>
        <w:t xml:space="preserve">canCounter: boolean;</w:t>
      </w:r>
    </w:p>
    <w:p>
      <w:pPr>
        <w:pStyle w:val="BodyText"/>
      </w:pPr>
      <w:r>
        <w:t xml:space="preserve">counterMaxRange: number; // 1 for every unit in the slice. NOT attackRange.</w:t>
      </w:r>
    </w:p>
    <w:p>
      <w:pPr>
        <w:pStyle w:val="BodyText"/>
      </w:pPr>
      <w:r>
        <w:t xml:space="preserve">abilities: string[]; // ability ids</w:t>
      </w:r>
    </w:p>
    <w:p>
      <w:pPr>
        <w:pStyle w:val="BodyText"/>
      </w:pPr>
      <w:r>
        <w:t xml:space="preserve">cost: number; // deployment-budget missions, later feature</w:t>
      </w:r>
    </w:p>
    <w:p>
      <w:pPr>
        <w:pStyle w:val="BodyText"/>
      </w:pPr>
      <w:r>
        <w:t xml:space="preserve">spriteKey: string; // placeholder shape id, see Section 12</w:t>
      </w:r>
    </w:p>
    <w:p>
      <w:pPr>
        <w:pStyle w:val="BodyText"/>
      </w:pPr>
      <w:r>
        <w:t xml:space="preserve">}</w:t>
      </w:r>
    </w:p>
    <w:p>
      <w:pPr>
        <w:pStyle w:val="BodyText"/>
      </w:pPr>
      <w:r>
        <w:t xml:space="preserve">interface MekArchetype {</w:t>
      </w:r>
    </w:p>
    <w:p>
      <w:pPr>
        <w:pStyle w:val="BodyText"/>
      </w:pPr>
      <w:r>
        <w:t xml:space="preserve">id: string; // "mek_pilot_slug"</w:t>
      </w:r>
    </w:p>
    <w:p>
      <w:pPr>
        <w:pStyle w:val="BodyText"/>
      </w:pPr>
      <w:r>
        <w:t xml:space="preserve">displayName: string; // PLACEHOLDER until read from source files</w:t>
      </w:r>
    </w:p>
    <w:p>
      <w:pPr>
        <w:pStyle w:val="BodyText"/>
      </w:pPr>
      <w:r>
        <w:t xml:space="preserve">pairedPilotId: string; // one mek, one pilot, fixed</w:t>
      </w:r>
    </w:p>
    <w:p>
      <w:pPr>
        <w:pStyle w:val="BodyText"/>
      </w:pPr>
      <w:r>
        <w:t xml:space="preserve">primary: MekTrack;</w:t>
      </w:r>
    </w:p>
    <w:p>
      <w:pPr>
        <w:pStyle w:val="BodyText"/>
      </w:pPr>
      <w:r>
        <w:t xml:space="preserve">secondary: MekTrack | null;</w:t>
      </w:r>
    </w:p>
    <w:p>
      <w:pPr>
        <w:pStyle w:val="BodyText"/>
      </w:pPr>
      <w:r>
        <w:t xml:space="preserve">spareParts: number; // fabricator only; campaign-persistent</w:t>
      </w:r>
    </w:p>
    <w:p>
      <w:pPr>
        <w:pStyle w:val="BodyText"/>
      </w:pPr>
      <w:r>
        <w:t xml:space="preserve">}</w:t>
      </w:r>
    </w:p>
    <w:p>
      <w:pPr>
        <w:pStyle w:val="BodyText"/>
      </w:pPr>
      <w:r>
        <w:t xml:space="preserve">interface BloomArchetype {</w:t>
      </w:r>
    </w:p>
    <w:p>
      <w:pPr>
        <w:pStyle w:val="BodyText"/>
      </w:pPr>
      <w:r>
        <w:t xml:space="preserve">id: string;</w:t>
      </w:r>
    </w:p>
    <w:p>
      <w:pPr>
        <w:pStyle w:val="BodyText"/>
      </w:pPr>
      <w:r>
        <w:t xml:space="preserve">displayName: string;</w:t>
      </w:r>
    </w:p>
    <w:p>
      <w:pPr>
        <w:pStyle w:val="BodyText"/>
      </w:pPr>
      <w:r>
        <w:t xml:space="preserve">weaponType: "claws" | "spines" | "acid" | "sonic"</w:t>
      </w:r>
    </w:p>
    <w:p>
      <w:pPr>
        <w:pStyle w:val="SourceCode"/>
      </w:pPr>
      <w:r>
        <w:rPr>
          <w:rStyle w:val="VerbatimChar"/>
        </w:rPr>
        <w:t xml:space="preserve">        | "concussive" | "projectile" | "energy";</w:t>
      </w:r>
    </w:p>
    <w:p>
      <w:pPr>
        <w:pStyle w:val="FirstParagraph"/>
      </w:pPr>
      <w:r>
        <w:t xml:space="preserve">movementType: "burrow" | "swarm" | "flight_membrane"</w:t>
      </w:r>
    </w:p>
    <w:p>
      <w:pPr>
        <w:pStyle w:val="SourceCode"/>
      </w:pPr>
      <w:r>
        <w:rPr>
          <w:rStyle w:val="VerbatimChar"/>
        </w:rPr>
        <w:t xml:space="preserve">          | "flight_spore" | "limbless" | "sessile";</w:t>
      </w:r>
    </w:p>
    <w:p>
      <w:pPr>
        <w:pStyle w:val="FirstParagraph"/>
      </w:pPr>
      <w:r>
        <w:t xml:space="preserve">perception: "compound" | "thermal" | "seismic" | "chemical" | "blind";</w:t>
      </w:r>
    </w:p>
    <w:p>
      <w:pPr>
        <w:pStyle w:val="BodyText"/>
      </w:pPr>
      <w:r>
        <w:t xml:space="preserve">intelligence: "reflexive" | "pack" | "emergent";</w:t>
      </w:r>
    </w:p>
    <w:p>
      <w:pPr>
        <w:pStyle w:val="BodyText"/>
      </w:pPr>
      <w:r>
        <w:t xml:space="preserve">endurance: number; // depletes first</w:t>
      </w:r>
    </w:p>
    <w:p>
      <w:pPr>
        <w:pStyle w:val="BodyText"/>
      </w:pPr>
      <w:r>
        <w:t xml:space="preserve">vitality: number; // collapse threshold, see Section 5.2</w:t>
      </w:r>
    </w:p>
    <w:p>
      <w:pPr>
        <w:pStyle w:val="BodyText"/>
      </w:pPr>
      <w:r>
        <w:t xml:space="preserve">moveRange: number;</w:t>
      </w:r>
    </w:p>
    <w:p>
      <w:pPr>
        <w:pStyle w:val="BodyText"/>
      </w:pPr>
      <w:r>
        <w:t xml:space="preserve">attackRange: [min: number, max: number];</w:t>
      </w:r>
    </w:p>
    <w:p>
      <w:pPr>
        <w:pStyle w:val="BodyText"/>
      </w:pPr>
      <w:r>
        <w:t xml:space="preserve">attack: number;</w:t>
      </w:r>
    </w:p>
    <w:p>
      <w:pPr>
        <w:pStyle w:val="BodyText"/>
      </w:pPr>
      <w:r>
        <w:t xml:space="preserve">vision: number;</w:t>
      </w:r>
    </w:p>
    <w:p>
      <w:pPr>
        <w:pStyle w:val="BodyText"/>
      </w:pPr>
      <w:r>
        <w:t xml:space="preserve">swarmSize?: [min: number, max: number];</w:t>
      </w:r>
    </w:p>
    <w:p>
      <w:pPr>
        <w:pStyle w:val="BodyText"/>
      </w:pPr>
      <w:r>
        <w:t xml:space="preserve">colorPalette: string[]; // placeholder hex, swap for Bioterror families</w:t>
      </w:r>
    </w:p>
    <w:p>
      <w:pPr>
        <w:pStyle w:val="BodyText"/>
      </w:pPr>
      <w:r>
        <w:t xml:space="preserve">}</w:t>
      </w:r>
    </w:p>
    <w:p>
      <w:pPr>
        <w:pStyle w:val="BodyText"/>
      </w:pPr>
      <w:r>
        <w:t xml:space="preserve">interface MapDefinition {</w:t>
      </w:r>
    </w:p>
    <w:p>
      <w:pPr>
        <w:pStyle w:val="BodyText"/>
      </w:pPr>
      <w:r>
        <w:t xml:space="preserve">id: string;</w:t>
      </w:r>
    </w:p>
    <w:p>
      <w:pPr>
        <w:pStyle w:val="BodyText"/>
      </w:pPr>
      <w:r>
        <w:t xml:space="preserve">name: string;</w:t>
      </w:r>
    </w:p>
    <w:p>
      <w:pPr>
        <w:pStyle w:val="BodyText"/>
      </w:pPr>
      <w:r>
        <w:t xml:space="preserve">width: number;</w:t>
      </w:r>
    </w:p>
    <w:p>
      <w:pPr>
        <w:pStyle w:val="BodyText"/>
      </w:pPr>
      <w:r>
        <w:t xml:space="preserve">height: number;</w:t>
      </w:r>
    </w:p>
    <w:p>
      <w:pPr>
        <w:pStyle w:val="BodyText"/>
      </w:pPr>
      <w:r>
        <w:t xml:space="preserve">tiles: TileType[][];</w:t>
      </w:r>
    </w:p>
    <w:p>
      <w:pPr>
        <w:pStyle w:val="BodyText"/>
      </w:pPr>
      <w:r>
        <w:t xml:space="preserve">deployZones: { player: Coord[]; enemy: Coord[] };</w:t>
      </w:r>
    </w:p>
    <w:p>
      <w:pPr>
        <w:pStyle w:val="BodyText"/>
      </w:pPr>
      <w:r>
        <w:t xml:space="preserve">exitTiles?: Coord[];</w:t>
      </w:r>
    </w:p>
    <w:p>
      <w:pPr>
        <w:pStyle w:val="BodyText"/>
      </w:pPr>
      <w:r>
        <w:t xml:space="preserve">holdZone?: Coord[];</w:t>
      </w:r>
    </w:p>
    <w:p>
      <w:pPr>
        <w:pStyle w:val="BodyText"/>
      </w:pPr>
      <w:r>
        <w:t xml:space="preserve">}</w:t>
      </w:r>
    </w:p>
    <w:p>
      <w:pPr>
        <w:pStyle w:val="BodyText"/>
      </w:pPr>
      <w:r>
        <w:t xml:space="preserve">interface CampaignMission {</w:t>
      </w:r>
    </w:p>
    <w:p>
      <w:pPr>
        <w:pStyle w:val="BodyText"/>
      </w:pPr>
      <w:r>
        <w:t xml:space="preserve">id: string;</w:t>
      </w:r>
    </w:p>
    <w:p>
      <w:pPr>
        <w:pStyle w:val="BodyText"/>
      </w:pPr>
      <w:r>
        <w:t xml:space="preserve">mapId: string;</w:t>
      </w:r>
    </w:p>
    <w:p>
      <w:pPr>
        <w:pStyle w:val="BodyText"/>
      </w:pPr>
      <w:r>
        <w:t xml:space="preserve">briefing: string; // short, in-fiction, states nothing extra</w:t>
      </w:r>
    </w:p>
    <w:p>
      <w:pPr>
        <w:pStyle w:val="BodyText"/>
      </w:pPr>
      <w:r>
        <w:t xml:space="preserve">objective: "eliminate_all" | "hold_zone" | "extract_unit";</w:t>
      </w:r>
    </w:p>
    <w:p>
      <w:pPr>
        <w:pStyle w:val="BodyText"/>
      </w:pPr>
      <w:r>
        <w:t xml:space="preserve">objectiveParams: Record&lt;string, number | string&gt;;</w:t>
      </w:r>
    </w:p>
    <w:p>
      <w:pPr>
        <w:pStyle w:val="BodyText"/>
      </w:pPr>
      <w:r>
        <w:t xml:space="preserve">playerUnitIds: string[];</w:t>
      </w:r>
    </w:p>
    <w:p>
      <w:pPr>
        <w:pStyle w:val="BodyText"/>
      </w:pPr>
      <w:r>
        <w:t xml:space="preserve">enemyWaves: EnemyWave[];</w:t>
      </w:r>
    </w:p>
    <w:p>
      <w:pPr>
        <w:pStyle w:val="BodyText"/>
      </w:pPr>
      <w:r>
        <w:t xml:space="preserve">events: MissionEvent[]; // scripted triggers, see Section 10.4</w:t>
      </w:r>
    </w:p>
    <w:p>
      <w:pPr>
        <w:pStyle w:val="BodyText"/>
      </w:pPr>
      <w:r>
        <w:t xml:space="preserve">rewardPoints: number;</w:t>
      </w:r>
    </w:p>
    <w:p>
      <w:pPr>
        <w:pStyle w:val="BodyText"/>
      </w:pPr>
      <w:r>
        <w:t xml:space="preserve">heirloomCharge: "locked" | "visible_capped" | "available";</w:t>
      </w:r>
    </w:p>
    <w:p>
      <w:pPr>
        <w:pStyle w:val="BodyText"/>
      </w:pPr>
      <w:r>
        <w:t xml:space="preserve">}</w:t>
      </w:r>
    </w:p>
    <w:p>
      <w:pPr>
        <w:pStyle w:val="BodyText"/>
      </w:pPr>
      <w:r>
        <w:t xml:space="preserve">interface MissionEvent {</w:t>
      </w:r>
    </w:p>
    <w:p>
      <w:pPr>
        <w:pStyle w:val="BodyText"/>
      </w:pPr>
      <w:r>
        <w:t xml:space="preserve">id: string;</w:t>
      </w:r>
    </w:p>
    <w:p>
      <w:pPr>
        <w:pStyle w:val="BodyText"/>
      </w:pPr>
      <w:r>
        <w:t xml:space="preserve">trigger: { type: "turn_start" | "zone_entered" | "unit_downed"</w:t>
      </w:r>
    </w:p>
    <w:p>
      <w:pPr>
        <w:pStyle w:val="SourceCode"/>
      </w:pPr>
      <w:r>
        <w:rPr>
          <w:rStyle w:val="VerbatimChar"/>
        </w:rPr>
        <w:t xml:space="preserve">             | "objective_complete";</w:t>
      </w:r>
      <w:r>
        <w:br/>
        <w:br/>
      </w:r>
      <w:r>
        <w:rPr>
          <w:rStyle w:val="VerbatimChar"/>
        </w:rPr>
        <w:t xml:space="preserve">         turn?: number; zone?: Coord[]; unitId?: string };</w:t>
      </w:r>
    </w:p>
    <w:p>
      <w:pPr>
        <w:pStyle w:val="FirstParagraph"/>
      </w:pPr>
      <w:r>
        <w:t xml:space="preserve">action: { type: "spawn" | "reveal" | "dialogue" | "remove_from_roster";</w:t>
      </w:r>
    </w:p>
    <w:p>
      <w:pPr>
        <w:pStyle w:val="SourceCode"/>
      </w:pPr>
      <w:r>
        <w:rPr>
          <w:rStyle w:val="VerbatimChar"/>
        </w:rPr>
        <w:t xml:space="preserve">        archetypeIds?: string[]; at?: Coord[];</w:t>
      </w:r>
      <w:r>
        <w:br/>
        <w:br/>
      </w:r>
      <w:r>
        <w:rPr>
          <w:rStyle w:val="VerbatimChar"/>
        </w:rPr>
        <w:t xml:space="preserve">        text?: string; unitIds?: string[] };</w:t>
      </w:r>
    </w:p>
    <w:p>
      <w:pPr>
        <w:pStyle w:val="FirstParagraph"/>
      </w:pPr>
      <w:r>
        <w:t xml:space="preserve">once: boolean;</w:t>
      </w:r>
    </w:p>
    <w:p>
      <w:pPr>
        <w:pStyle w:val="BodyText"/>
      </w:pPr>
      <w:r>
        <w:t xml:space="preserve">}</w:t>
      </w:r>
    </w:p>
    <w:p>
      <w:pPr>
        <w:pStyle w:val="BodyText"/>
      </w:pPr>
      <w:r>
        <w:t xml:space="preserve">The MissionEvent type is the one addition worth arguing about, because it is a miniature version of §13’s Tier 2 trigger system. Building it now — a flat list of trigger/action pairs evaluated at fixed points in the turn cycle — costs about a day and means the four slice missions are pure data rather than four hand-written special cases. It also means the eventual editor has something real to target instead of a greenfield design.</w:t>
      </w:r>
    </w:p>
    <w:bookmarkEnd w:id="55"/>
    <w:bookmarkStart w:id="60" w:name="X65dd2e015adbcdb6399e3f74244b16ace688619"/>
    <w:p>
      <w:pPr>
        <w:pStyle w:val="Heading1"/>
      </w:pPr>
      <w:r>
        <w:rPr>
          <w:bCs/>
          <w:b/>
        </w:rPr>
        <w:t xml:space="preserve">8. The Heirloom: the Requiem system</w:t>
      </w:r>
    </w:p>
    <w:p>
      <w:pPr>
        <w:pStyle w:val="FirstParagraph"/>
      </w:pPr>
      <w:r>
        <w:t xml:space="preserve">Locked in v0.1 and unchanged in intent. One Heirloom slot per Party, not per pilot. Charging is free; using it is a real decision every time.</w:t>
      </w:r>
    </w:p>
    <w:bookmarkStart w:id="56" w:name="X5a900e2502ed82ca23eb163f1616775ebc1357a"/>
    <w:p>
      <w:pPr>
        <w:pStyle w:val="Heading2"/>
      </w:pPr>
      <w:r>
        <w:rPr>
          <w:bCs/>
          <w:b/>
        </w:rPr>
        <w:t xml:space="preserve">8.1 The rule that makes it interesting</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no ally carve-out, ever</w:t>
            </w:r>
            <w:r>
              <w:t xml:space="preserve"> The Requiem system hits friend and foe alike, with no exception and no falloff. There is no "allies immune" mode, no reduced friendly damage, no confirmation that lets you re-aim for free. Softening this at any point undercuts the entire reason the mechanic is more interesting than a standard Advance Wars CO power. If a playtester says it feels bad, that is the mechanic working.</w:t>
            </w:r>
          </w:p>
        </w:tc>
      </w:tr>
    </w:tbl>
    <w:bookmarkEnd w:id="56"/>
    <w:bookmarkStart w:id="57" w:name="X1668278f59fd28f322acefebe0a0526303d0bd0"/>
    <w:p>
      <w:pPr>
        <w:pStyle w:val="Heading2"/>
      </w:pPr>
      <w:r>
        <w:rPr>
          <w:bCs/>
          <w:b/>
        </w:rPr>
        <w:t xml:space="preserve">8.2 Mechanics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Property</w:t>
            </w:r>
          </w:p>
        </w:tc>
        <w:tc>
          <w:tcPr/>
          <w:p>
            <w:pPr>
              <w:pStyle w:val="Compact"/>
              <w:jc w:val="left"/>
            </w:pPr>
            <w:r>
              <w:rPr>
                <w:bCs/>
                <w:b/>
              </w:rPr>
              <w:t xml:space="preserve">Value</w:t>
            </w:r>
          </w:p>
        </w:tc>
      </w:tr>
      <w:tr>
        <w:tc>
          <w:tcPr/>
          <w:p>
            <w:pPr>
              <w:pStyle w:val="Compact"/>
              <w:jc w:val="left"/>
            </w:pPr>
            <w:r>
              <w:t xml:space="preserve">Charge rate</w:t>
            </w:r>
          </w:p>
        </w:tc>
        <w:tc>
          <w:tcPr/>
          <w:p>
            <w:pPr>
              <w:pStyle w:val="Compact"/>
              <w:jc w:val="left"/>
            </w:pPr>
            <w:r>
              <w:t xml:space="preserve">+1 per 10 HP of damage dealt, +1 per 10 HP taken. Maximum 100.</w:t>
            </w:r>
          </w:p>
        </w:tc>
      </w:tr>
      <w:tr>
        <w:tc>
          <w:tcPr/>
          <w:p>
            <w:pPr>
              <w:pStyle w:val="Compact"/>
              <w:jc w:val="left"/>
            </w:pPr>
            <w:r>
              <w:t xml:space="preserve">Activation</w:t>
            </w:r>
          </w:p>
        </w:tc>
        <w:tc>
          <w:tcPr/>
          <w:p>
            <w:pPr>
              <w:pStyle w:val="Compact"/>
              <w:jc w:val="left"/>
            </w:pPr>
            <w:r>
              <w:t xml:space="preserve">Player chooses an origin — any own unit — and one of eight directions.</w:t>
            </w:r>
          </w:p>
        </w:tc>
      </w:tr>
      <w:tr>
        <w:tc>
          <w:tcPr/>
          <w:p>
            <w:pPr>
              <w:pStyle w:val="Compact"/>
              <w:jc w:val="left"/>
            </w:pPr>
            <w:r>
              <w:t xml:space="preserve">Shape</w:t>
            </w:r>
          </w:p>
        </w:tc>
        <w:tc>
          <w:tcPr/>
          <w:p>
            <w:pPr>
              <w:pStyle w:val="Compact"/>
              <w:jc w:val="left"/>
            </w:pPr>
            <w:r>
              <w:t xml:space="preserve">A line 8 tiles long, 1 tile wide, from the origin outward. The origin unit is included.</w:t>
            </w:r>
          </w:p>
        </w:tc>
      </w:tr>
      <w:tr>
        <w:tc>
          <w:tcPr/>
          <w:p>
            <w:pPr>
              <w:pStyle w:val="Compact"/>
              <w:jc w:val="left"/>
            </w:pPr>
            <w:r>
              <w:t xml:space="preserve">Damage</w:t>
            </w:r>
          </w:p>
        </w:tc>
        <w:tc>
          <w:tcPr/>
          <w:p>
            <w:pPr>
              <w:pStyle w:val="Compact"/>
              <w:jc w:val="left"/>
            </w:pPr>
            <w:r>
              <w:t xml:space="preserve">80, fixed. Not modified by ATK, DEF, tier, Loadout, or terrain defence.</w:t>
            </w:r>
          </w:p>
        </w:tc>
      </w:tr>
      <w:tr>
        <w:tc>
          <w:tcPr/>
          <w:p>
            <w:pPr>
              <w:pStyle w:val="Compact"/>
              <w:jc w:val="left"/>
            </w:pPr>
            <w:r>
              <w:rPr>
                <w:bCs/>
                <w:b/>
              </w:rPr>
              <w:t xml:space="preserve">Full-HP cap</w:t>
            </w:r>
          </w:p>
        </w:tc>
        <w:tc>
          <w:tcPr/>
          <w:p>
            <w:pPr>
              <w:pStyle w:val="Compact"/>
              <w:jc w:val="left"/>
            </w:pPr>
            <w:r>
              <w:rPr>
                <w:bCs/>
                <w:b/>
              </w:rPr>
              <w:t xml:space="preserve">Ignored. The Requiem system is the only thing in the game that can delete a unit from full health.</w:t>
            </w:r>
          </w:p>
        </w:tc>
      </w:tr>
      <w:tr>
        <w:tc>
          <w:tcPr/>
          <w:p>
            <w:pPr>
              <w:pStyle w:val="Compact"/>
              <w:jc w:val="left"/>
            </w:pPr>
            <w:r>
              <w:t xml:space="preserve">Versus Bloom</w:t>
            </w:r>
          </w:p>
        </w:tc>
        <w:tc>
          <w:tcPr/>
          <w:p>
            <w:pPr>
              <w:pStyle w:val="Compact"/>
              <w:jc w:val="left"/>
            </w:pPr>
            <w:r>
              <w:t xml:space="preserve">Bypasses Endurance entirely and applies directly as a Collapse check. A creature whose Vitality is 80 or less dies outright regardless of how much Endurance it had.</w:t>
            </w:r>
          </w:p>
        </w:tc>
      </w:tr>
      <w:tr>
        <w:tc>
          <w:tcPr/>
          <w:p>
            <w:pPr>
              <w:pStyle w:val="Compact"/>
              <w:jc w:val="left"/>
            </w:pPr>
            <w:r>
              <w:t xml:space="preserve">Cooldown</w:t>
            </w:r>
          </w:p>
        </w:tc>
        <w:tc>
          <w:tcPr/>
          <w:p>
            <w:pPr>
              <w:pStyle w:val="Compact"/>
              <w:jc w:val="left"/>
            </w:pPr>
            <w:r>
              <w:t xml:space="preserve">Meter resets to zero. Roughly once or twice per mission at slice length.</w:t>
            </w:r>
          </w:p>
        </w:tc>
      </w:tr>
    </w:tbl>
    <w:p>
      <w:pPr>
        <w:pStyle w:val="BodyText"/>
      </w:pPr>
      <w:r>
        <w:t xml:space="preserve">The Bloom interaction is the part I would draw your attention to. The Requiem system doesn't play by the class triangle's normal rules. Where every other attack in the game respects the 90-damage full-HP cap and draws a hard line between mech and Bloom, the Requiem system ignores both: fixed 80 damage, Collapse-checks the Bloom's own Endurance stat directly, and doesn't distinguish attacker from ally when it swings. It's the one place this game's rules admit that not every weapon a Warden Company pilot can find plays fair. It also means the boss fight has a real shape: grind, or find a line that catches the Heartwood and accept what else is standing in it.</w:t>
      </w:r>
    </w:p>
    <w:bookmarkEnd w:id="57"/>
    <w:bookmarkStart w:id="58" w:name="Xa94f3569bcec3f277ff675d9839a9a3cc6e10e0"/>
    <w:p>
      <w:pPr>
        <w:pStyle w:val="Heading2"/>
      </w:pPr>
      <w:r>
        <w:rPr>
          <w:bCs/>
          <w:b/>
        </w:rPr>
        <w:t xml:space="preserve">8.3 Campaign gating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Mission</w:t>
            </w:r>
          </w:p>
        </w:tc>
        <w:tc>
          <w:tcPr/>
          <w:p>
            <w:pPr>
              <w:pStyle w:val="Compact"/>
              <w:jc w:val="left"/>
            </w:pPr>
            <w:r>
              <w:rPr>
                <w:bCs/>
                <w:b/>
              </w:rPr>
              <w:t xml:space="preserve">Heirloom state</w:t>
            </w:r>
          </w:p>
        </w:tc>
        <w:tc>
          <w:tcPr/>
          <w:p>
            <w:pPr>
              <w:pStyle w:val="Compact"/>
              <w:jc w:val="left"/>
            </w:pPr>
            <w:r>
              <w:rPr>
                <w:bCs/>
                <w:b/>
              </w:rPr>
              <w:t xml:space="preserve">Why</w:t>
            </w:r>
          </w:p>
        </w:tc>
      </w:tr>
      <w:tr>
        <w:tc>
          <w:tcPr/>
          <w:p>
            <w:pPr>
              <w:pStyle w:val="Compact"/>
              <w:jc w:val="left"/>
            </w:pPr>
            <w:r>
              <w:t xml:space="preserve">1a — The City Sweep</w:t>
            </w:r>
          </w:p>
        </w:tc>
        <w:tc>
          <w:tcPr/>
          <w:p>
            <w:pPr>
              <w:pStyle w:val="Compact"/>
              <w:jc w:val="left"/>
            </w:pPr>
            <w:r>
              <w:t xml:space="preserve">Locked, not shown</w:t>
            </w:r>
          </w:p>
        </w:tc>
        <w:tc>
          <w:tcPr/>
          <w:p>
            <w:pPr>
              <w:pStyle w:val="Compact"/>
              <w:jc w:val="left"/>
            </w:pPr>
            <w:r>
              <w:t xml:space="preserve">Teaching movement and the triangle. One system at a time.</w:t>
            </w:r>
          </w:p>
        </w:tc>
      </w:tr>
      <w:tr>
        <w:tc>
          <w:tcPr/>
          <w:p>
            <w:pPr>
              <w:pStyle w:val="Compact"/>
              <w:jc w:val="left"/>
            </w:pPr>
            <w:r>
              <w:t xml:space="preserve">1b — The Bunker</w:t>
            </w:r>
          </w:p>
        </w:tc>
        <w:tc>
          <w:tcPr/>
          <w:p>
            <w:pPr>
              <w:pStyle w:val="Compact"/>
              <w:jc w:val="left"/>
            </w:pPr>
            <w:r>
              <w:t xml:space="preserve">Locked, not shown</w:t>
            </w:r>
          </w:p>
        </w:tc>
        <w:tc>
          <w:tcPr/>
          <w:p>
            <w:pPr>
              <w:pStyle w:val="Compact"/>
              <w:jc w:val="left"/>
            </w:pPr>
            <w:r>
              <w:t xml:space="preserve">Teaching hold-zone objectives.</w:t>
            </w:r>
          </w:p>
        </w:tc>
      </w:tr>
      <w:tr>
        <w:tc>
          <w:tcPr/>
          <w:p>
            <w:pPr>
              <w:pStyle w:val="Compact"/>
              <w:jc w:val="left"/>
            </w:pPr>
            <w:r>
              <w:t xml:space="preserve">2 — The Real Fight</w:t>
            </w:r>
          </w:p>
        </w:tc>
        <w:tc>
          <w:tcPr/>
          <w:p>
            <w:pPr>
              <w:pStyle w:val="Compact"/>
              <w:jc w:val="left"/>
            </w:pPr>
            <w:r>
              <w:rPr>
                <w:bCs/>
                <w:b/>
              </w:rPr>
              <w:t xml:space="preserve">Visible, full charge rate</w:t>
            </w:r>
          </w:p>
        </w:tc>
        <w:tc>
          <w:tcPr/>
          <w:p>
            <w:pPr>
              <w:pStyle w:val="Compact"/>
              <w:jc w:val="left"/>
            </w:pPr>
            <w:r>
              <w:t xml:space="preserve">Meter becomes visible and starts accruing at full rate — whichever pilot carries the Requiem system into this mission is already able to use it, no throttled introduction.</w:t>
            </w:r>
          </w:p>
        </w:tc>
      </w:tr>
      <w:tr>
        <w:tc>
          <w:tcPr/>
          <w:p>
            <w:pPr>
              <w:pStyle w:val="Compact"/>
              <w:jc w:val="left"/>
            </w:pPr>
            <w:r>
              <w:t xml:space="preserve">3 — The Sessile Tomb</w:t>
            </w:r>
          </w:p>
        </w:tc>
        <w:tc>
          <w:tcPr/>
          <w:p>
            <w:pPr>
              <w:pStyle w:val="Compact"/>
              <w:jc w:val="left"/>
            </w:pPr>
            <w:r>
              <w:t xml:space="preserve">Fully available</w:t>
            </w:r>
          </w:p>
        </w:tc>
        <w:tc>
          <w:tcPr/>
          <w:p>
            <w:pPr>
              <w:pStyle w:val="Compact"/>
              <w:jc w:val="left"/>
            </w:pPr>
            <w:r>
              <w:t xml:space="preserve">The exam. The boss is the reason it exists.</w:t>
            </w:r>
          </w:p>
        </w:tc>
      </w:tr>
    </w:tbl>
    <w:bookmarkEnd w:id="58"/>
    <w:bookmarkStart w:id="59" w:name="Xe7da1c4956c3fa56f301f4c48d0f54c2af180b1"/>
    <w:p>
      <w:pPr>
        <w:pStyle w:val="Heading2"/>
      </w:pPr>
      <w:r>
        <w:rPr>
          <w:bCs/>
          <w:b/>
        </w:rPr>
        <w:t xml:space="preserve">8.4 Later, optional, not v0.1</w:t>
      </w:r>
    </w:p>
    <w:p>
      <w:pPr>
        <w:pStyle w:val="FirstParagraph"/>
      </w:pPr>
      <w:r>
        <w:t xml:space="preserve">Small per-pilot passive tells drawn from locked characterisation — a forward-set weight reading as a minor first-strike bonus, a charge-lance reading as bonus damage on a straight-line approach. Note that the second of those is already the centauroid charge rule in §4.3, which is a good sign that the chassis layer is picking up the right things. Flag, do not build.</w:t>
      </w:r>
    </w:p>
    <w:bookmarkEnd w:id="59"/>
    <w:bookmarkEnd w:id="60"/>
    <w:bookmarkStart w:id="61" w:name="X4f4fa67a631edb8a925de87450b70b7c61af748"/>
    <w:p>
      <w:pPr>
        <w:pStyle w:val="Heading1"/>
      </w:pPr>
      <w:r>
        <w:rPr>
          <w:bCs/>
          <w:b/>
        </w:rPr>
        <w:t xml:space="preserve">9. Mission objective types</w:t>
      </w:r>
    </w:p>
    <w:p>
      <w:pPr>
        <w:pStyle w:val="FirstParagraph"/>
      </w:pPr>
      <w:r>
        <w:t xml:space="preserve">Three for v0.1. Each needs an explicit loss condition too, which v0.1 left implicit.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Objective</w:t>
            </w:r>
          </w:p>
        </w:tc>
        <w:tc>
          <w:tcPr/>
          <w:p>
            <w:pPr>
              <w:pStyle w:val="Compact"/>
              <w:jc w:val="left"/>
            </w:pPr>
            <w:r>
              <w:rPr>
                <w:bCs/>
                <w:b/>
              </w:rPr>
              <w:t xml:space="preserve">Win</w:t>
            </w:r>
          </w:p>
        </w:tc>
        <w:tc>
          <w:tcPr/>
          <w:p>
            <w:pPr>
              <w:pStyle w:val="Compact"/>
              <w:jc w:val="left"/>
            </w:pPr>
            <w:r>
              <w:rPr>
                <w:bCs/>
                <w:b/>
              </w:rPr>
              <w:t xml:space="preserve">Lose</w:t>
            </w:r>
          </w:p>
        </w:tc>
        <w:tc>
          <w:tcPr/>
          <w:p>
            <w:pPr>
              <w:pStyle w:val="Compact"/>
              <w:jc w:val="left"/>
            </w:pPr>
            <w:r>
              <w:rPr>
                <w:bCs/>
                <w:b/>
              </w:rPr>
              <w:t xml:space="preserve">Used in</w:t>
            </w:r>
          </w:p>
        </w:tc>
      </w:tr>
      <w:tr>
        <w:tc>
          <w:tcPr/>
          <w:p>
            <w:pPr>
              <w:pStyle w:val="Compact"/>
              <w:jc w:val="left"/>
            </w:pPr>
            <w:r>
              <w:rPr>
                <w:bCs/>
                <w:b/>
              </w:rPr>
              <w:t xml:space="preserve">Eliminate all</w:t>
            </w:r>
          </w:p>
        </w:tc>
        <w:tc>
          <w:tcPr/>
          <w:p>
            <w:pPr>
              <w:pStyle w:val="Compact"/>
              <w:jc w:val="left"/>
            </w:pPr>
            <w:r>
              <w:t xml:space="preserve">No hostile units remain on the board and no wave is pending.</w:t>
            </w:r>
          </w:p>
        </w:tc>
        <w:tc>
          <w:tcPr/>
          <w:p>
            <w:pPr>
              <w:pStyle w:val="Compact"/>
              <w:jc w:val="left"/>
            </w:pPr>
            <w:r>
              <w:t xml:space="preserve">All player units downed with no spare parts available, or turn limit reached.</w:t>
            </w:r>
          </w:p>
        </w:tc>
        <w:tc>
          <w:tcPr/>
          <w:p>
            <w:pPr>
              <w:pStyle w:val="Compact"/>
              <w:jc w:val="left"/>
            </w:pPr>
            <w:r>
              <w:t xml:space="preserve">Missions 1a, 2</w:t>
            </w:r>
          </w:p>
        </w:tc>
      </w:tr>
      <w:tr>
        <w:tc>
          <w:tcPr/>
          <w:p>
            <w:pPr>
              <w:pStyle w:val="Compact"/>
              <w:jc w:val="left"/>
            </w:pPr>
            <w:r>
              <w:rPr>
                <w:bCs/>
                <w:b/>
              </w:rPr>
              <w:t xml:space="preserve">Hold the zone</w:t>
            </w:r>
          </w:p>
        </w:tc>
        <w:tc>
          <w:tcPr/>
          <w:p>
            <w:pPr>
              <w:pStyle w:val="Compact"/>
              <w:jc w:val="left"/>
            </w:pPr>
            <w:r>
              <w:t xml:space="preserve">At the end of turn N, at least one player unit occupies the hold zone and no hostile unit does.</w:t>
            </w:r>
          </w:p>
        </w:tc>
        <w:tc>
          <w:tcPr/>
          <w:p>
            <w:pPr>
              <w:pStyle w:val="Compact"/>
              <w:jc w:val="left"/>
            </w:pPr>
            <w:r>
              <w:t xml:space="preserve">The zone is held by a hostile at the end of any turn after turn 2, or all player units downed.</w:t>
            </w:r>
          </w:p>
        </w:tc>
        <w:tc>
          <w:tcPr/>
          <w:p>
            <w:pPr>
              <w:pStyle w:val="Compact"/>
              <w:jc w:val="left"/>
            </w:pPr>
            <w:r>
              <w:t xml:space="preserve">Mission 1b</w:t>
            </w:r>
          </w:p>
        </w:tc>
      </w:tr>
      <w:tr>
        <w:tc>
          <w:tcPr/>
          <w:p>
            <w:pPr>
              <w:pStyle w:val="Compact"/>
              <w:jc w:val="left"/>
            </w:pPr>
            <w:r>
              <w:rPr>
                <w:bCs/>
                <w:b/>
              </w:rPr>
              <w:t xml:space="preserve">Extract a unit</w:t>
            </w:r>
          </w:p>
        </w:tc>
        <w:tc>
          <w:tcPr/>
          <w:p>
            <w:pPr>
              <w:pStyle w:val="Compact"/>
              <w:jc w:val="left"/>
            </w:pPr>
            <w:r>
              <w:t xml:space="preserve">The designated unit reaches an exit tile.</w:t>
            </w:r>
          </w:p>
        </w:tc>
        <w:tc>
          <w:tcPr/>
          <w:p>
            <w:pPr>
              <w:pStyle w:val="Compact"/>
              <w:jc w:val="left"/>
            </w:pPr>
            <w:r>
              <w:t xml:space="preserve">The designated unit is downed, or the turn limit is reached with it still on the board.</w:t>
            </w:r>
          </w:p>
        </w:tc>
        <w:tc>
          <w:tcPr/>
          <w:p>
            <w:pPr>
              <w:pStyle w:val="Compact"/>
              <w:jc w:val="left"/>
            </w:pPr>
            <w:r>
              <w:t xml:space="preserve">Mission 3</w:t>
            </w:r>
          </w:p>
        </w:tc>
      </w:tr>
    </w:tbl>
    <w:p>
      <w:pPr>
        <w:pStyle w:val="BodyText"/>
      </w:pPr>
      <w:r>
        <w:t xml:space="preserve">Note that "extract a unit" is the only objective where losing a specific unit ends the mission — which is precisely why it is the objective the campaign’s one permanent loss hangs off. The rule and the story beat are the same rule.</w:t>
      </w:r>
    </w:p>
    <w:bookmarkEnd w:id="61"/>
    <w:bookmarkStart w:id="68" w:name="Xaec0d3927a412a32cc869c9dd0eb11fbcd02581"/>
    <w:p>
      <w:pPr>
        <w:pStyle w:val="Heading1"/>
      </w:pPr>
      <w:r>
        <w:rPr>
          <w:bCs/>
          <w:b/>
        </w:rPr>
        <w:t xml:space="preserve">10. Campaign — the v0.1 vertical slice</w:t>
      </w:r>
    </w:p>
    <w:p>
      <w:pPr>
        <w:pStyle w:val="FirstParagraph"/>
      </w:pPr>
      <w:r>
        <w:t xml:space="preserve">Adapted straight from the Military Era Outline’s existing mission bank. Roster starts as Team One, the outline’s own tutorial squad.</w:t>
      </w:r>
    </w:p>
    <w:bookmarkStart w:id="62" w:name="Xcbcf23195abec2deb9500b9034d8b0d907fdca7"/>
    <w:p>
      <w:pPr>
        <w:pStyle w:val="Heading2"/>
      </w:pPr>
      <w:r>
        <w:rPr>
          <w:bCs/>
          <w:b/>
        </w:rPr>
        <w:t xml:space="preserve">10.1 Mission 1a — The City Sweep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Objective</w:t>
            </w:r>
          </w:p>
        </w:tc>
        <w:tc>
          <w:tcPr/>
          <w:p>
            <w:pPr>
              <w:pStyle w:val="Compact"/>
              <w:jc w:val="left"/>
            </w:pPr>
            <w:r>
              <w:t xml:space="preserve">Eliminate all. 12 turn limit.</w:t>
            </w:r>
          </w:p>
        </w:tc>
      </w:tr>
      <w:tr>
        <w:tc>
          <w:tcPr/>
          <w:p>
            <w:pPr>
              <w:pStyle w:val="Compact"/>
              <w:jc w:val="left"/>
            </w:pPr>
            <w:r>
              <w:t xml:space="preserve">Map</w:t>
            </w:r>
          </w:p>
        </w:tc>
        <w:tc>
          <w:tcPr/>
          <w:p>
            <w:pPr>
              <w:pStyle w:val="Compact"/>
              <w:jc w:val="left"/>
            </w:pPr>
            <w:r>
              <w:t xml:space="preserve">18 × 12 urban grid. Road cross, habblock clusters, a rubble field mid-east, Bloom mat creeping in from the east edge.</w:t>
            </w:r>
          </w:p>
        </w:tc>
      </w:tr>
      <w:tr>
        <w:tc>
          <w:tcPr/>
          <w:p>
            <w:pPr>
              <w:pStyle w:val="Compact"/>
              <w:jc w:val="left"/>
            </w:pPr>
            <w:r>
              <w:t xml:space="preserve">Enemy</w:t>
            </w:r>
          </w:p>
        </w:tc>
        <w:tc>
          <w:tcPr/>
          <w:p>
            <w:pPr>
              <w:pStyle w:val="Compact"/>
              <w:jc w:val="left"/>
            </w:pPr>
            <w:r>
              <w:t xml:space="preserve">10 Crawlmass in two clusters, 3 Splitfang.</w:t>
            </w:r>
          </w:p>
        </w:tc>
      </w:tr>
      <w:tr>
        <w:tc>
          <w:tcPr/>
          <w:p>
            <w:pPr>
              <w:pStyle w:val="Compact"/>
              <w:jc w:val="left"/>
            </w:pPr>
            <w:r>
              <w:t xml:space="preserve">Teaches</w:t>
            </w:r>
          </w:p>
        </w:tc>
        <w:tc>
          <w:tcPr/>
          <w:p>
            <w:pPr>
              <w:pStyle w:val="Compact"/>
              <w:jc w:val="left"/>
            </w:pPr>
            <w:r>
              <w:t xml:space="preserve">Movement costs, the class triangle, counterattacks, terrain defence.</w:t>
            </w:r>
          </w:p>
        </w:tc>
      </w:tr>
      <w:tr>
        <w:tc>
          <w:tcPr/>
          <w:p>
            <w:pPr>
              <w:pStyle w:val="Compact"/>
              <w:jc w:val="left"/>
            </w:pPr>
            <w:r>
              <w:rPr>
                <w:bCs/>
                <w:b/>
              </w:rPr>
              <w:t xml:space="preserve">The twist</w:t>
            </w:r>
          </w:p>
        </w:tc>
        <w:tc>
          <w:tcPr/>
          <w:p>
            <w:pPr>
              <w:pStyle w:val="Compact"/>
              <w:jc w:val="left"/>
            </w:pPr>
            <w:r>
              <w:t xml:space="preserve">On turn 4, or the moment a player unit enters the rubble field, the ground collapses and four hostile mechs deploy. This is mission 1a’s combat climax, not a separate mission.</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the quiet-critique discipline — this is an instruction to claude code, not flavour</w:t>
            </w:r>
            <w:r>
              <w:t xml:space="preserve"> The four ambushing mechs are the site’s own defenders. </w:t>
            </w:r>
            <w:r>
              <w:rPr>
                <w:bCs/>
                <w:b/>
              </w:rPr>
              <w:t xml:space="preserve">The game never says so.</w:t>
            </w:r>
            <w:r>
              <w:t xml:space="preserve"> Not in the briefing, not in the debrief, not in a unit name, not in a tooltip. They deploy as "Unmarked Mech" and that is the entire text the player ever sees. The player can work it out from Mission 1b’s context or not at all. </w:t>
            </w:r>
            <w:r>
              <w:rPr>
                <w:bCs/>
                <w:b/>
              </w:rPr>
              <w:t xml:space="preserve">Specifically and concretely: do not put this explanation in a code comment either. Comments ship in the repo, and the repo is a thing you may later open in front of someone. The reasoning lives in this document and nowhere in the codebase.</w:t>
            </w:r>
          </w:p>
        </w:tc>
      </w:tr>
    </w:tbl>
    <w:bookmarkEnd w:id="62"/>
    <w:bookmarkStart w:id="63" w:name="Xa98e8d88c8bbdf2c97884815779d255f7476227"/>
    <w:p>
      <w:pPr>
        <w:pStyle w:val="Heading2"/>
      </w:pPr>
      <w:r>
        <w:rPr>
          <w:bCs/>
          <w:b/>
        </w:rPr>
        <w:t xml:space="preserve">10.2 Mission 1b — The Bunker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Objective</w:t>
            </w:r>
          </w:p>
        </w:tc>
        <w:tc>
          <w:tcPr/>
          <w:p>
            <w:pPr>
              <w:pStyle w:val="Compact"/>
              <w:jc w:val="left"/>
            </w:pPr>
            <w:r>
              <w:t xml:space="preserve">Hold the zone, 6 turns.</w:t>
            </w:r>
          </w:p>
        </w:tc>
      </w:tr>
      <w:tr>
        <w:tc>
          <w:tcPr/>
          <w:p>
            <w:pPr>
              <w:pStyle w:val="Compact"/>
              <w:jc w:val="left"/>
            </w:pPr>
            <w:r>
              <w:t xml:space="preserve">Map</w:t>
            </w:r>
          </w:p>
        </w:tc>
        <w:tc>
          <w:tcPr/>
          <w:p>
            <w:pPr>
              <w:pStyle w:val="Compact"/>
              <w:jc w:val="left"/>
            </w:pPr>
            <w:r>
              <w:t xml:space="preserve">18 × 12. Central blockhouse — genuinely impassable walls, not the slow-but-passable structure tile — with one single-tile doorway north and one south. Ridge lines north of it, Bloom mat south.</w:t>
            </w:r>
          </w:p>
        </w:tc>
      </w:tr>
      <w:tr>
        <w:tc>
          <w:tcPr/>
          <w:p>
            <w:pPr>
              <w:pStyle w:val="Compact"/>
              <w:jc w:val="left"/>
            </w:pPr>
            <w:r>
              <w:t xml:space="preserve">Enemy</w:t>
            </w:r>
          </w:p>
        </w:tc>
        <w:tc>
          <w:tcPr/>
          <w:p>
            <w:pPr>
              <w:pStyle w:val="Compact"/>
              <w:jc w:val="left"/>
            </w:pPr>
            <w:r>
              <w:t xml:space="preserve">Escalating waves: Crawlmass turns 1–2, Splitfang turns 3–4, one Gallcyst turn 4 anchoring the south approach.</w:t>
            </w:r>
          </w:p>
        </w:tc>
      </w:tr>
      <w:tr>
        <w:tc>
          <w:tcPr/>
          <w:p>
            <w:pPr>
              <w:pStyle w:val="Compact"/>
              <w:jc w:val="left"/>
            </w:pPr>
            <w:r>
              <w:t xml:space="preserve">Teaches</w:t>
            </w:r>
          </w:p>
        </w:tc>
        <w:tc>
          <w:tcPr/>
          <w:p>
            <w:pPr>
              <w:pStyle w:val="Compact"/>
              <w:jc w:val="left"/>
            </w:pPr>
            <w:r>
              <w:t xml:space="preserve">Defensive positioning, terrain stars, why a Tank in a doorway is worth more than a Tank in a field.</w:t>
            </w:r>
          </w:p>
        </w:tc>
      </w:tr>
      <w:tr>
        <w:tc>
          <w:tcPr/>
          <w:p>
            <w:pPr>
              <w:pStyle w:val="Compact"/>
              <w:jc w:val="left"/>
            </w:pPr>
            <w:r>
              <w:t xml:space="preserve">Weight</w:t>
            </w:r>
          </w:p>
        </w:tc>
        <w:tc>
          <w:tcPr/>
          <w:p>
            <w:pPr>
              <w:pStyle w:val="Compact"/>
              <w:jc w:val="left"/>
            </w:pPr>
            <w:r>
              <w:t xml:space="preserve">Presented as an ordinary mission. The game states nothing about it. See §10.1’s discipline note — the same rule applies.</w:t>
            </w:r>
          </w:p>
        </w:tc>
      </w:tr>
    </w:tbl>
    <w:bookmarkEnd w:id="63"/>
    <w:bookmarkStart w:id="64" w:name="X4c166f14fbffd52dd2c590d7efc34068dc018cd"/>
    <w:p>
      <w:pPr>
        <w:pStyle w:val="Heading2"/>
      </w:pPr>
      <w:r>
        <w:rPr>
          <w:bCs/>
          <w:b/>
        </w:rPr>
        <w:t xml:space="preserve">10.3 Mission 2 — The Real Fight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Objective</w:t>
            </w:r>
          </w:p>
        </w:tc>
        <w:tc>
          <w:tcPr/>
          <w:p>
            <w:pPr>
              <w:pStyle w:val="Compact"/>
              <w:jc w:val="left"/>
            </w:pPr>
            <w:r>
              <w:t xml:space="preserve">Eliminate all. 14 turn limit.</w:t>
            </w:r>
          </w:p>
        </w:tc>
      </w:tr>
      <w:tr>
        <w:tc>
          <w:tcPr/>
          <w:p>
            <w:pPr>
              <w:pStyle w:val="Compact"/>
              <w:jc w:val="left"/>
            </w:pPr>
            <w:r>
              <w:t xml:space="preserve">Map</w:t>
            </w:r>
          </w:p>
        </w:tc>
        <w:tc>
          <w:tcPr/>
          <w:p>
            <w:pPr>
              <w:pStyle w:val="Compact"/>
              <w:jc w:val="left"/>
            </w:pPr>
            <w:r>
              <w:t xml:space="preserve">20 × 12. Central road spine, symmetric cover, ridge lines at the south corners.</w:t>
            </w:r>
          </w:p>
        </w:tc>
      </w:tr>
      <w:tr>
        <w:tc>
          <w:tcPr/>
          <w:p>
            <w:pPr>
              <w:pStyle w:val="Compact"/>
              <w:jc w:val="left"/>
            </w:pPr>
            <w:r>
              <w:t xml:space="preserve">Enemy</w:t>
            </w:r>
          </w:p>
        </w:tc>
        <w:tc>
          <w:tcPr/>
          <w:p>
            <w:pPr>
              <w:pStyle w:val="Compact"/>
              <w:jc w:val="left"/>
            </w:pPr>
            <w:r>
              <w:t xml:space="preserve">Mixed: Crawlmass, Splitfang, 2 Sporethrower, 2 Sirenmaw. First flying enemy, first ranged enemy, first debuff.</w:t>
            </w:r>
          </w:p>
        </w:tc>
      </w:tr>
      <w:tr>
        <w:tc>
          <w:tcPr/>
          <w:p>
            <w:pPr>
              <w:pStyle w:val="Compact"/>
              <w:jc w:val="left"/>
            </w:pPr>
            <w:r>
              <w:t xml:space="preserve">Teaches</w:t>
            </w:r>
          </w:p>
        </w:tc>
        <w:tc>
          <w:tcPr/>
          <w:p>
            <w:pPr>
              <w:pStyle w:val="Compact"/>
              <w:jc w:val="left"/>
            </w:pPr>
            <w:r>
              <w:t xml:space="preserve">Why the party needs a Reeps. Restock-not-death, directly — the mission is tuned so a competent player loses a unit and gets it back.</w:t>
            </w:r>
          </w:p>
        </w:tc>
      </w:tr>
      <w:tr>
        <w:tc>
          <w:tcPr/>
          <w:p>
            <w:pPr>
              <w:pStyle w:val="Compact"/>
              <w:jc w:val="left"/>
            </w:pPr>
            <w:r>
              <w:rPr>
                <w:bCs/>
                <w:b/>
              </w:rPr>
              <w:t xml:space="preserve">Heirloom</w:t>
            </w:r>
          </w:p>
        </w:tc>
        <w:tc>
          <w:tcPr/>
          <w:p>
            <w:pPr>
              <w:pStyle w:val="Compact"/>
              <w:jc w:val="left"/>
            </w:pPr>
            <w:r>
              <w:rPr>
                <w:bCs/>
                <w:b/>
              </w:rPr>
              <w:t xml:space="preserve">Meter becomes visible and starts accruing at full rate — the pilot carrying the Requiem system into this mission is already able to use it, no throttled introduction.</w:t>
            </w:r>
          </w:p>
        </w:tc>
      </w:tr>
    </w:tbl>
    <w:bookmarkEnd w:id="64"/>
    <w:bookmarkStart w:id="66" w:name="Xe78ee80f887b8bd90603638db070a7b75cf5ba5"/>
    <w:p>
      <w:pPr>
        <w:pStyle w:val="Heading2"/>
      </w:pPr>
      <w:r>
        <w:rPr>
          <w:bCs/>
          <w:b/>
        </w:rPr>
        <w:t xml:space="preserve">10.4 Mission 3 — The Sessile Tomb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Objective</w:t>
            </w:r>
          </w:p>
        </w:tc>
        <w:tc>
          <w:tcPr/>
          <w:p>
            <w:pPr>
              <w:pStyle w:val="Compact"/>
              <w:jc w:val="left"/>
            </w:pPr>
            <w:r>
              <w:t xml:space="preserve">Extract a unit. 16 turn limit.</w:t>
            </w:r>
          </w:p>
        </w:tc>
      </w:tr>
      <w:tr>
        <w:tc>
          <w:tcPr/>
          <w:p>
            <w:pPr>
              <w:pStyle w:val="Compact"/>
              <w:jc w:val="left"/>
            </w:pPr>
            <w:r>
              <w:t xml:space="preserve">Map</w:t>
            </w:r>
          </w:p>
        </w:tc>
        <w:tc>
          <w:tcPr/>
          <w:p>
            <w:pPr>
              <w:pStyle w:val="Compact"/>
              <w:jc w:val="left"/>
            </w:pPr>
            <w:r>
              <w:t xml:space="preserve">20 × 12. Ridge bowl, heavy Bloom mat throughout, a rubble-and-structure core holding the Heartwood, extraction tiles on the east edge.</w:t>
            </w:r>
          </w:p>
        </w:tc>
      </w:tr>
      <w:tr>
        <w:tc>
          <w:tcPr/>
          <w:p>
            <w:pPr>
              <w:pStyle w:val="Compact"/>
              <w:jc w:val="left"/>
            </w:pPr>
            <w:r>
              <w:t xml:space="preserve">Enemy</w:t>
            </w:r>
          </w:p>
        </w:tc>
        <w:tc>
          <w:tcPr/>
          <w:p>
            <w:pPr>
              <w:pStyle w:val="Compact"/>
              <w:jc w:val="left"/>
            </w:pPr>
            <w:r>
              <w:t xml:space="preserve">The Heartwood (emergent AI, END 400 / VIT 60, spawns Undertow adds every 2 turns), 4 Undertow pre-placed and burrowed, Gallcyst pair.</w:t>
            </w:r>
          </w:p>
        </w:tc>
      </w:tr>
      <w:tr>
        <w:tc>
          <w:tcPr/>
          <w:p>
            <w:pPr>
              <w:pStyle w:val="Compact"/>
              <w:jc w:val="left"/>
            </w:pPr>
            <w:r>
              <w:t xml:space="preserve">Teaches</w:t>
            </w:r>
          </w:p>
        </w:tc>
        <w:tc>
          <w:tcPr/>
          <w:p>
            <w:pPr>
              <w:pStyle w:val="Compact"/>
              <w:jc w:val="left"/>
            </w:pPr>
            <w:r>
              <w:t xml:space="preserve">Everything. Sensor value, Collapse, the Requiem system, the extraction rule.</w:t>
            </w:r>
          </w:p>
        </w:tc>
      </w:tr>
      <w:tr>
        <w:tc>
          <w:tcPr/>
          <w:p>
            <w:pPr>
              <w:pStyle w:val="Compact"/>
              <w:jc w:val="left"/>
            </w:pPr>
            <w:r>
              <w:t xml:space="preserve">Heirloom</w:t>
            </w:r>
          </w:p>
        </w:tc>
        <w:tc>
          <w:tcPr/>
          <w:p>
            <w:pPr>
              <w:pStyle w:val="Compact"/>
              <w:jc w:val="left"/>
            </w:pPr>
            <w:r>
              <w:t xml:space="preserve">Fully available.</w:t>
            </w:r>
          </w:p>
        </w:tc>
      </w:tr>
    </w:tbl>
    <w:bookmarkStart w:id="65" w:name="the-wipe--scripted-per-your-decision"/>
    <w:p>
      <w:pPr>
        <w:pStyle w:val="Heading3"/>
      </w:pPr>
      <w:r>
        <w:rPr>
          <w:bCs/>
          <w:b/>
        </w:rPr>
        <w:t xml:space="preserve">The wipe — scripted, per your decision</w:t>
      </w:r>
    </w:p>
    <w:p>
      <w:pPr>
        <w:pStyle w:val="FirstParagraph"/>
      </w:pPr>
      <w:r>
        <w:t xml:space="preserve">You chose the wipe but scripted: the roster loss happens by script regardless of how well the player performs. Concretely, that means:</w:t>
      </w:r>
    </w:p>
    <w:p>
      <w:pPr>
        <w:numPr>
          <w:ilvl w:val="0"/>
          <w:numId w:val="1005"/>
        </w:numPr>
      </w:pPr>
      <w:r>
        <w:t xml:space="preserve">The mission is winnable, and winning it is the normal path. Extraction succeeds mechanically.</w:t>
      </w:r>
    </w:p>
    <w:p>
      <w:pPr>
        <w:numPr>
          <w:ilvl w:val="0"/>
          <w:numId w:val="1005"/>
        </w:numPr>
      </w:pPr>
      <w:r>
        <w:t xml:space="preserve">On objective_complete, a scripted event fires: extraction fails for the designated pilot or pilots, who are removed from the roster permanently. This is a MissionEvent with action type remove_from_roster, not a special case in the battle code.</w:t>
      </w:r>
    </w:p>
    <w:p>
      <w:pPr>
        <w:numPr>
          <w:ilvl w:val="0"/>
          <w:numId w:val="1005"/>
        </w:numPr>
      </w:pPr>
      <w:r>
        <w:t xml:space="preserve">The player is never given a way to prevent it and is never told they might have. No hidden "save them" path — a scripted loss the player believes was their fault is the worst of both designs.</w:t>
      </w:r>
    </w:p>
    <w:p>
      <w:pPr>
        <w:numPr>
          <w:ilvl w:val="0"/>
          <w:numId w:val="1005"/>
        </w:numPr>
      </w:pPr>
      <w:r>
        <w:t xml:space="preserve">The restock rule holds everywhere else. This is the single documented exception in the slice, which is what gives it force.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open question i cannot answer without the source files</w:t>
            </w:r>
            <w:r>
              <w:t xml:space="preserve"> </w:t>
            </w:r>
            <w:r>
              <w:rPr>
                <w:bCs/>
                <w:b/>
              </w:rPr>
              <w:t xml:space="preserve">Is the source material’s Team One wipe the whole squad, or specific members?</w:t>
            </w:r>
            <w:r>
              <w:t xml:space="preserve"> It changes the slice’s ending materially. If it is the full five, the slice ends with the campaign handing the player a new roster, which is a strong beat but means every point the player spent on gear tiers evaporates — and that will feel like a bug unless the game is explicit that the </w:t>
            </w:r>
            <w:r>
              <w:rPr>
                <w:iCs/>
                <w:i/>
              </w:rPr>
              <w:t xml:space="preserve">points</w:t>
            </w:r>
            <w:r>
              <w:t xml:space="preserve"> carry forward even though the pilots do not. If it is one or two named pilots, it is simpler and the economy is untouched. The data field is events[].action.unitIds and it is populated with a placeholder in the Data Pack. Fill it from the outline and the rest works unchanged.</w:t>
            </w:r>
          </w:p>
        </w:tc>
      </w:tr>
    </w:tbl>
    <w:bookmarkEnd w:id="65"/>
    <w:bookmarkEnd w:id="66"/>
    <w:bookmarkStart w:id="67" w:name="X08613be90e425e2278b5ab096a72025414f1520"/>
    <w:p>
      <w:pPr>
        <w:pStyle w:val="Heading2"/>
      </w:pPr>
      <w:r>
        <w:rPr>
          <w:bCs/>
          <w:b/>
        </w:rPr>
        <w:t xml:space="preserve">10.5 Planned, not v0.1</w:t>
      </w:r>
    </w:p>
    <w:p>
      <w:pPr>
        <w:numPr>
          <w:ilvl w:val="0"/>
          <w:numId w:val="1006"/>
        </w:numPr>
      </w:pPr>
      <w:r>
        <w:t xml:space="preserve">Mission 4, the seam-scan escort — introduces a "reveal enemy weak points" objective tied to the Bloom-seam lore. Mechanically interesting, not needed to prove the loop.</w:t>
      </w:r>
    </w:p>
    <w:p>
      <w:pPr>
        <w:numPr>
          <w:ilvl w:val="0"/>
          <w:numId w:val="1006"/>
        </w:numPr>
      </w:pPr>
      <w:r>
        <w:t xml:space="preserve">Missions 5–8, attrition and carrier defence, building toward the node raid.</w:t>
      </w:r>
    </w:p>
    <w:p>
      <w:pPr>
        <w:numPr>
          <w:ilvl w:val="0"/>
          <w:numId w:val="1006"/>
        </w:numPr>
      </w:pPr>
      <w:r>
        <w:t xml:space="preserve">The central node raid as a distinct set piece opening Act 2 — the founding vow, the AI pact, the Osnian Honor Guard standing aside. The single highest-value future mission. Build it once, well, not early and roughly.</w:t>
      </w:r>
    </w:p>
    <w:bookmarkEnd w:id="67"/>
    <w:bookmarkEnd w:id="68"/>
    <w:bookmarkStart w:id="71" w:name="X68253d44a3a0553c366d05257c5ecc2fd7bf18b"/>
    <w:p>
      <w:pPr>
        <w:pStyle w:val="Heading1"/>
      </w:pPr>
      <w:r>
        <w:rPr>
          <w:bCs/>
          <w:b/>
        </w:rPr>
        <w:t xml:space="preserve">11. Decision log and remaining open items</w:t>
      </w:r>
    </w:p>
    <w:bookmarkStart w:id="69" w:name="X99ab41f398a219a566f978e1b34e2f954a6ac61"/>
    <w:p>
      <w:pPr>
        <w:pStyle w:val="Heading2"/>
      </w:pPr>
      <w:r>
        <w:rPr>
          <w:bCs/>
          <w:b/>
        </w:rPr>
        <w:t xml:space="preserve">11.1 Closed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Resolution</w:t>
            </w:r>
          </w:p>
        </w:tc>
      </w:tr>
      <w:tr>
        <w:tc>
          <w:tcPr/>
          <w:p>
            <w:pPr>
              <w:pStyle w:val="Compact"/>
              <w:jc w:val="left"/>
            </w:pPr>
            <w:r>
              <w:t xml:space="preserve">Tech stack</w:t>
            </w:r>
          </w:p>
        </w:tc>
        <w:tc>
          <w:tcPr/>
          <w:p>
            <w:pPr>
              <w:pStyle w:val="Compact"/>
              <w:jc w:val="left"/>
            </w:pPr>
            <w:r>
              <w:t xml:space="preserve">TypeScript + Vite + Phaser 3, web first. Locked §2.</w:t>
            </w:r>
          </w:p>
        </w:tc>
      </w:tr>
      <w:tr>
        <w:tc>
          <w:tcPr/>
          <w:p>
            <w:pPr>
              <w:pStyle w:val="Compact"/>
              <w:jc w:val="left"/>
            </w:pPr>
            <w:r>
              <w:t xml:space="preserve">Loadouts (renamed from "Meks," 28 Aug 2026)</w:t>
            </w:r>
          </w:p>
        </w:tc>
        <w:tc>
          <w:tcPr/>
          <w:p>
            <w:pPr>
              <w:pStyle w:val="Compact"/>
              <w:jc w:val="left"/>
            </w:pPr>
            <w:r>
              <w:t xml:space="preserve">Option B, four specialisation tracks, one Loadout per pilot. Option A removed from the roadmap. Locked §6.</w:t>
            </w:r>
          </w:p>
        </w:tc>
      </w:tr>
      <w:tr>
        <w:tc>
          <w:tcPr/>
          <w:p>
            <w:pPr>
              <w:pStyle w:val="Compact"/>
              <w:jc w:val="left"/>
            </w:pPr>
            <w:r>
              <w:t xml:space="preserve">Osnian chassis</w:t>
            </w:r>
          </w:p>
        </w:tc>
        <w:tc>
          <w:tcPr/>
          <w:p>
            <w:pPr>
              <w:pStyle w:val="Compact"/>
              <w:jc w:val="left"/>
            </w:pPr>
            <w:r>
              <w:t xml:space="preserve">Longer sensor: vision +2 and burrow detection at range. Locked §4.3.</w:t>
            </w:r>
          </w:p>
        </w:tc>
      </w:tr>
      <w:tr>
        <w:tc>
          <w:tcPr/>
          <w:p>
            <w:pPr>
              <w:pStyle w:val="Compact"/>
              <w:jc w:val="left"/>
            </w:pPr>
            <w:r>
              <w:t xml:space="preserve">Slice ending</w:t>
            </w:r>
          </w:p>
        </w:tc>
        <w:tc>
          <w:tcPr/>
          <w:p>
            <w:pPr>
              <w:pStyle w:val="Compact"/>
              <w:jc w:val="left"/>
            </w:pPr>
            <w:r>
              <w:t xml:space="preserve">Mission 3, scripted extraction failure. Locked §10.4.</w:t>
            </w:r>
          </w:p>
        </w:tc>
      </w:tr>
      <w:tr>
        <w:tc>
          <w:tcPr/>
          <w:p>
            <w:pPr>
              <w:pStyle w:val="Compact"/>
              <w:jc w:val="left"/>
            </w:pPr>
            <w:r>
              <w:t xml:space="preserve">Art direction</w:t>
            </w:r>
          </w:p>
        </w:tc>
        <w:tc>
          <w:tcPr/>
          <w:p>
            <w:pPr>
              <w:pStyle w:val="Compact"/>
              <w:jc w:val="left"/>
            </w:pPr>
            <w:r>
              <w:t xml:space="preserve">Placeholder geometric sprites. Locked §12.</w:t>
            </w:r>
          </w:p>
        </w:tc>
      </w:tr>
      <w:tr>
        <w:tc>
          <w:tcPr/>
          <w:p>
            <w:pPr>
              <w:pStyle w:val="Compact"/>
              <w:jc w:val="left"/>
            </w:pPr>
            <w:r>
              <w:t xml:space="preserve">Class triangle</w:t>
            </w:r>
          </w:p>
        </w:tc>
        <w:tc>
          <w:tcPr/>
          <w:p>
            <w:pPr>
              <w:pStyle w:val="Compact"/>
              <w:jc w:val="left"/>
            </w:pPr>
            <w:r>
              <w:t xml:space="preserve">Meeps &gt; Reeps &gt; Tank &gt; Meeps. Corrected §4.1, validated by simulation.</w:t>
            </w:r>
          </w:p>
        </w:tc>
      </w:tr>
      <w:tr>
        <w:tc>
          <w:tcPr/>
          <w:p>
            <w:pPr>
              <w:pStyle w:val="Compact"/>
              <w:jc w:val="left"/>
            </w:pPr>
            <w:r>
              <w:t xml:space="preserve">Damage ceiling</w:t>
            </w:r>
          </w:p>
        </w:tc>
        <w:tc>
          <w:tcPr/>
          <w:p>
            <w:pPr>
              <w:pStyle w:val="Compact"/>
              <w:jc w:val="left"/>
            </w:pPr>
            <w:r>
              <w:t xml:space="preserve">Full-HP cap at 90, the Requiem system exempt. §4.5, §8.2.</w:t>
            </w:r>
          </w:p>
        </w:tc>
      </w:tr>
      <w:tr>
        <w:tc>
          <w:tcPr/>
          <w:p>
            <w:pPr>
              <w:pStyle w:val="Compact"/>
              <w:jc w:val="left"/>
            </w:pPr>
            <w:r>
              <w:t xml:space="preserve">Endurance / Vitality</w:t>
            </w:r>
          </w:p>
        </w:tc>
        <w:tc>
          <w:tcPr/>
          <w:p>
            <w:pPr>
              <w:pStyle w:val="Compact"/>
              <w:jc w:val="left"/>
            </w:pPr>
            <w:r>
              <w:t xml:space="preserve">Collapse rule. §5.2 — my interpretation, open to correction.</w:t>
            </w:r>
          </w:p>
        </w:tc>
      </w:tr>
    </w:tbl>
    <w:bookmarkEnd w:id="69"/>
    <w:bookmarkStart w:id="70" w:name="X8fd989a9b6f3ead099230500cb6443069fc82a3"/>
    <w:p>
      <w:pPr>
        <w:pStyle w:val="Heading2"/>
      </w:pPr>
      <w:r>
        <w:rPr>
          <w:bCs/>
          <w:b/>
        </w:rPr>
        <w:t xml:space="preserve">11.2 Open — needed before or during the build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Item</w:t>
            </w:r>
          </w:p>
        </w:tc>
        <w:tc>
          <w:tcPr/>
          <w:p>
            <w:pPr>
              <w:pStyle w:val="Compact"/>
              <w:jc w:val="left"/>
            </w:pPr>
            <w:r>
              <w:rPr>
                <w:bCs/>
                <w:b/>
              </w:rPr>
              <w:t xml:space="preserve">Blocks</w:t>
            </w:r>
          </w:p>
        </w:tc>
        <w:tc>
          <w:tcPr/>
          <w:p>
            <w:pPr>
              <w:pStyle w:val="Compact"/>
              <w:jc w:val="left"/>
            </w:pPr>
            <w:r>
              <w:rPr>
                <w:bCs/>
                <w:b/>
              </w:rPr>
              <w:t xml:space="preserve">Who</w:t>
            </w:r>
          </w:p>
        </w:tc>
      </w:tr>
      <w:tr>
        <w:tc>
          <w:tcPr/>
          <w:p>
            <w:pPr>
              <w:pStyle w:val="Compact"/>
              <w:jc w:val="left"/>
            </w:pPr>
            <w:r>
              <w:t xml:space="preserve">1</w:t>
            </w:r>
          </w:p>
        </w:tc>
        <w:tc>
          <w:tcPr/>
          <w:p>
            <w:pPr>
              <w:pStyle w:val="Compact"/>
              <w:jc w:val="left"/>
            </w:pPr>
            <w:r>
              <w:t xml:space="preserve">Who dies in the Mission 3 wipe — full squad or named pilots?</w:t>
            </w:r>
          </w:p>
        </w:tc>
        <w:tc>
          <w:tcPr/>
          <w:p>
            <w:pPr>
              <w:pStyle w:val="Compact"/>
              <w:jc w:val="left"/>
            </w:pPr>
            <w:r>
              <w:t xml:space="preserve">Mission 3 event data and the debrief copy. Not the engine.</w:t>
            </w:r>
          </w:p>
        </w:tc>
        <w:tc>
          <w:tcPr/>
          <w:p>
            <w:pPr>
              <w:pStyle w:val="Compact"/>
              <w:jc w:val="left"/>
            </w:pPr>
            <w:r>
              <w:t xml:space="preserve">You, from the outline</w:t>
            </w:r>
          </w:p>
        </w:tc>
      </w:tr>
      <w:tr>
        <w:tc>
          <w:tcPr/>
          <w:p>
            <w:pPr>
              <w:pStyle w:val="Compact"/>
              <w:jc w:val="left"/>
            </w:pPr>
            <w:r>
              <w:t xml:space="preserve">2</w:t>
            </w:r>
          </w:p>
        </w:tc>
        <w:tc>
          <w:tcPr/>
          <w:p>
            <w:pPr>
              <w:pStyle w:val="Compact"/>
              <w:jc w:val="left"/>
            </w:pPr>
            <w:r>
              <w:t xml:space="preserve">Real Mek names — </w:t>
            </w:r>
            <w:r>
              <w:rPr>
                <w:bCs/>
                <w:b/>
              </w:rPr>
              <w:t xml:space="preserve">resolved, 9 Sep 2026, differently than this row expected.</w:t>
            </w:r>
            <w:r>
              <w:t xml:space="preserve"> The Data Pack's "Thyns' Mek" possessive style was the placeholder this row was tracking. What actually shipped: "Mek" stopped meaning the Loadout and started meaning the named companion (see §6's terminology note), so the possessive label retired entirely rather than getting filled in — every Mek now carries a real given name instead (</w:t>
            </w:r>
            <w:r>
              <w:rPr>
                <w:rStyle w:val="VerbatimChar"/>
              </w:rPr>
              <w:t xml:space="preserve">data/names.ts</w:t>
            </w:r>
            <w:r>
              <w:t xml:space="preserve">: 30 hand-authored, plus a generator for any recruited pilot's Mek).</w:t>
            </w:r>
          </w:p>
        </w:tc>
        <w:tc>
          <w:tcPr/>
          <w:p>
            <w:pPr>
              <w:pStyle w:val="Compact"/>
              <w:jc w:val="left"/>
            </w:pPr>
            <w:r>
              <w:t xml:space="preserve">Nothing structural. Resolved.</w:t>
            </w:r>
          </w:p>
        </w:tc>
        <w:tc>
          <w:tcPr/>
          <w:p>
            <w:pPr>
              <w:pStyle w:val="Compact"/>
              <w:jc w:val="left"/>
            </w:pPr>
            <w:r>
              <w:t xml:space="preserve">Shipped</w:t>
            </w:r>
          </w:p>
        </w:tc>
      </w:tr>
      <w:tr>
        <w:tc>
          <w:tcPr/>
          <w:p>
            <w:pPr>
              <w:pStyle w:val="Compact"/>
              <w:jc w:val="left"/>
            </w:pPr>
            <w:r>
              <w:t xml:space="preserve">3</w:t>
            </w:r>
          </w:p>
        </w:tc>
        <w:tc>
          <w:tcPr/>
          <w:p>
            <w:pPr>
              <w:pStyle w:val="Compact"/>
              <w:jc w:val="left"/>
            </w:pPr>
            <w:r>
              <w:t xml:space="preserve">Points-shop values — mine are designed from scratch against the slice’s length, not converted from your catalogue.</w:t>
            </w:r>
          </w:p>
        </w:tc>
        <w:tc>
          <w:tcPr/>
          <w:p>
            <w:pPr>
              <w:pStyle w:val="Compact"/>
              <w:jc w:val="left"/>
            </w:pPr>
            <w:r>
              <w:t xml:space="preserve">Campaign pacing only. Tunable at any time.</w:t>
            </w:r>
          </w:p>
        </w:tc>
        <w:tc>
          <w:tcPr/>
          <w:p>
            <w:pPr>
              <w:pStyle w:val="Compact"/>
              <w:jc w:val="left"/>
            </w:pPr>
            <w:r>
              <w:t xml:space="preserve">You, or leave mine</w:t>
            </w:r>
          </w:p>
        </w:tc>
      </w:tr>
      <w:tr>
        <w:tc>
          <w:tcPr/>
          <w:p>
            <w:pPr>
              <w:pStyle w:val="Compact"/>
              <w:jc w:val="left"/>
            </w:pPr>
            <w:r>
              <w:t xml:space="preserve">4</w:t>
            </w:r>
          </w:p>
        </w:tc>
        <w:tc>
          <w:tcPr/>
          <w:p>
            <w:pPr>
              <w:pStyle w:val="Compact"/>
              <w:jc w:val="left"/>
            </w:pPr>
            <w:r>
              <w:t xml:space="preserve">Bioterror Bank colour families for the seven Bloom archetypes. Placeholder hex is in the Data Pack.</w:t>
            </w:r>
          </w:p>
        </w:tc>
        <w:tc>
          <w:tcPr/>
          <w:p>
            <w:pPr>
              <w:pStyle w:val="Compact"/>
              <w:jc w:val="left"/>
            </w:pPr>
            <w:r>
              <w:t xml:space="preserve">Art only. Placeholder shapes ship without it.</w:t>
            </w:r>
          </w:p>
        </w:tc>
        <w:tc>
          <w:tcPr/>
          <w:p>
            <w:pPr>
              <w:pStyle w:val="Compact"/>
              <w:jc w:val="left"/>
            </w:pPr>
            <w:r>
              <w:t xml:space="preserve">You, from the source files</w:t>
            </w:r>
          </w:p>
        </w:tc>
      </w:tr>
      <w:tr>
        <w:tc>
          <w:tcPr/>
          <w:p>
            <w:pPr>
              <w:pStyle w:val="Compact"/>
              <w:jc w:val="left"/>
            </w:pPr>
            <w:r>
              <w:t xml:space="preserve">5</w:t>
            </w:r>
          </w:p>
        </w:tc>
        <w:tc>
          <w:tcPr/>
          <w:p>
            <w:pPr>
              <w:pStyle w:val="Compact"/>
              <w:jc w:val="left"/>
            </w:pPr>
            <w:r>
              <w:t xml:space="preserve">Whether the Collapse rule (§5.2) matches your intent for Endurance vs Vitality.</w:t>
            </w:r>
          </w:p>
        </w:tc>
        <w:tc>
          <w:tcPr/>
          <w:p>
            <w:pPr>
              <w:pStyle w:val="Compact"/>
              <w:jc w:val="left"/>
            </w:pPr>
            <w:r>
              <w:t xml:space="preserve">Bloom stat blocks. Cheap to change, it is one function.</w:t>
            </w:r>
          </w:p>
        </w:tc>
        <w:tc>
          <w:tcPr/>
          <w:p>
            <w:pPr>
              <w:pStyle w:val="Compact"/>
              <w:jc w:val="left"/>
            </w:pPr>
            <w:r>
              <w:t xml:space="preserve">You</w:t>
            </w:r>
          </w:p>
        </w:tc>
      </w:tr>
    </w:tbl>
    <w:bookmarkEnd w:id="70"/>
    <w:bookmarkEnd w:id="71"/>
    <w:bookmarkStart w:id="74" w:name="X4e710a2b17cd62e196c447693e8743dfbcea161"/>
    <w:p>
      <w:pPr>
        <w:pStyle w:val="Heading1"/>
      </w:pPr>
      <w:r>
        <w:rPr>
          <w:bCs/>
          <w:b/>
        </w:rPr>
        <w:t xml:space="preserve">12. Art direction — placeholder geometric</w:t>
      </w:r>
    </w:p>
    <w:p>
      <w:pPr>
        <w:pStyle w:val="FirstParagraph"/>
      </w:pPr>
      <w:r>
        <w:t xml:space="preserve">Per your decision. The point of this section is that "placeholder" should not mean "illegible": a prototype you cannot read at a glance produces balance feedback about the UI rather than about the game. The scheme below encodes every stat that matters tactically into shape, outline and colour, so a playtester can read the board without a legend after about a minute.</w:t>
      </w:r>
    </w:p>
    <w:bookmarkStart w:id="72" w:name="X00a8a2f830e7b6f7666a4a389183dc95fb0ccf8"/>
    <w:p>
      <w:pPr>
        <w:pStyle w:val="Heading2"/>
      </w:pPr>
      <w:r>
        <w:rPr>
          <w:bCs/>
          <w:b/>
        </w:rPr>
        <w:t xml:space="preserve">12.1 The encoding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Property</w:t>
            </w:r>
          </w:p>
        </w:tc>
        <w:tc>
          <w:tcPr/>
          <w:p>
            <w:pPr>
              <w:pStyle w:val="Compact"/>
              <w:jc w:val="left"/>
            </w:pPr>
            <w:r>
              <w:rPr>
                <w:bCs/>
                <w:b/>
              </w:rPr>
              <w:t xml:space="preserve">Encoded as</w:t>
            </w:r>
          </w:p>
        </w:tc>
        <w:tc>
          <w:tcPr/>
          <w:p>
            <w:pPr>
              <w:pStyle w:val="Compact"/>
              <w:jc w:val="left"/>
            </w:pPr>
            <w:r>
              <w:rPr>
                <w:bCs/>
                <w:b/>
              </w:rPr>
              <w:t xml:space="preserve">Values</w:t>
            </w:r>
          </w:p>
        </w:tc>
      </w:tr>
      <w:tr>
        <w:tc>
          <w:tcPr/>
          <w:p>
            <w:pPr>
              <w:pStyle w:val="Compact"/>
              <w:jc w:val="left"/>
            </w:pPr>
            <w:r>
              <w:t xml:space="preserve">Combat path</w:t>
            </w:r>
          </w:p>
        </w:tc>
        <w:tc>
          <w:tcPr/>
          <w:p>
            <w:pPr>
              <w:pStyle w:val="Compact"/>
              <w:jc w:val="left"/>
            </w:pPr>
            <w:r>
              <w:t xml:space="preserve">Silhouette</w:t>
            </w:r>
          </w:p>
        </w:tc>
        <w:tc>
          <w:tcPr/>
          <w:p>
            <w:pPr>
              <w:pStyle w:val="Compact"/>
              <w:jc w:val="left"/>
            </w:pPr>
            <w:r>
              <w:t xml:space="preserve">Meeps = upward triangle · Tank = square · Reeps = diamond · Munti = circle with a cross bar</w:t>
            </w:r>
          </w:p>
        </w:tc>
      </w:tr>
      <w:tr>
        <w:tc>
          <w:tcPr/>
          <w:p>
            <w:pPr>
              <w:pStyle w:val="Compact"/>
              <w:jc w:val="left"/>
            </w:pPr>
            <w:r>
              <w:t xml:space="preserve">Faction</w:t>
            </w:r>
          </w:p>
        </w:tc>
        <w:tc>
          <w:tcPr/>
          <w:p>
            <w:pPr>
              <w:pStyle w:val="Compact"/>
              <w:jc w:val="left"/>
            </w:pPr>
            <w:r>
              <w:t xml:space="preserve">Fill colour</w:t>
            </w:r>
          </w:p>
        </w:tc>
        <w:tc>
          <w:tcPr/>
          <w:p>
            <w:pPr>
              <w:pStyle w:val="Compact"/>
              <w:jc w:val="left"/>
            </w:pPr>
            <w:r>
              <w:t xml:space="preserve">Player = steel blue #2E5C7A · Hostile mech = ochre grey #7A6A55 · Bloom = per-archetype palette</w:t>
            </w:r>
          </w:p>
        </w:tc>
      </w:tr>
      <w:tr>
        <w:tc>
          <w:tcPr/>
          <w:p>
            <w:pPr>
              <w:pStyle w:val="Compact"/>
              <w:jc w:val="left"/>
            </w:pPr>
            <w:r>
              <w:t xml:space="preserve">Species chassis</w:t>
            </w:r>
          </w:p>
        </w:tc>
        <w:tc>
          <w:tcPr/>
          <w:p>
            <w:pPr>
              <w:pStyle w:val="Compact"/>
              <w:jc w:val="left"/>
            </w:pPr>
            <w:r>
              <w:t xml:space="preserve">Outline treatment</w:t>
            </w:r>
          </w:p>
        </w:tc>
        <w:tc>
          <w:tcPr/>
          <w:p>
            <w:pPr>
              <w:pStyle w:val="Compact"/>
              <w:jc w:val="left"/>
            </w:pPr>
            <w:r>
              <w:t xml:space="preserve">Human = single solid outline · Hiopi = double outline · Osnius = single outline with two whisker ticks at the leading edge</w:t>
            </w:r>
          </w:p>
        </w:tc>
      </w:tr>
      <w:tr>
        <w:tc>
          <w:tcPr/>
          <w:p>
            <w:pPr>
              <w:pStyle w:val="Compact"/>
              <w:jc w:val="left"/>
            </w:pPr>
            <w:r>
              <w:t xml:space="preserve">Gear tier</w:t>
            </w:r>
          </w:p>
        </w:tc>
        <w:tc>
          <w:tcPr/>
          <w:p>
            <w:pPr>
              <w:pStyle w:val="Compact"/>
              <w:jc w:val="left"/>
            </w:pPr>
            <w:r>
              <w:t xml:space="preserve">Corner pips</w:t>
            </w:r>
          </w:p>
        </w:tc>
        <w:tc>
          <w:tcPr/>
          <w:p>
            <w:pPr>
              <w:pStyle w:val="Compact"/>
              <w:jc w:val="left"/>
            </w:pPr>
            <w:r>
              <w:t xml:space="preserve">One pip per step above G, top-right. G = none, A = six.</w:t>
            </w:r>
          </w:p>
        </w:tc>
      </w:tr>
      <w:tr>
        <w:tc>
          <w:tcPr/>
          <w:p>
            <w:pPr>
              <w:pStyle w:val="Compact"/>
              <w:jc w:val="left"/>
            </w:pPr>
            <w:r>
              <w:t xml:space="preserve">Current HP</w:t>
            </w:r>
          </w:p>
        </w:tc>
        <w:tc>
          <w:tcPr/>
          <w:p>
            <w:pPr>
              <w:pStyle w:val="Compact"/>
              <w:jc w:val="left"/>
            </w:pPr>
            <w:r>
              <w:t xml:space="preserve">Two-segment bar</w:t>
            </w:r>
          </w:p>
        </w:tc>
        <w:tc>
          <w:tcPr/>
          <w:p>
            <w:pPr>
              <w:pStyle w:val="Compact"/>
              <w:jc w:val="left"/>
            </w:pPr>
            <w:r>
              <w:t xml:space="preserve">Above the sprite. Mechs use one segment; Bloom use two — Endurance then Vitality (§5.2).</w:t>
            </w:r>
          </w:p>
        </w:tc>
      </w:tr>
      <w:tr>
        <w:tc>
          <w:tcPr/>
          <w:p>
            <w:pPr>
              <w:pStyle w:val="Compact"/>
              <w:jc w:val="left"/>
            </w:pPr>
            <w:r>
              <w:t xml:space="preserve">Burrowed</w:t>
            </w:r>
          </w:p>
        </w:tc>
        <w:tc>
          <w:tcPr/>
          <w:p>
            <w:pPr>
              <w:pStyle w:val="Compact"/>
              <w:jc w:val="left"/>
            </w:pPr>
            <w:r>
              <w:t xml:space="preserve">Dashed outline, 40% opacity</w:t>
            </w:r>
          </w:p>
        </w:tc>
        <w:tc>
          <w:tcPr/>
          <w:p>
            <w:pPr>
              <w:pStyle w:val="Compact"/>
              <w:jc w:val="left"/>
            </w:pPr>
            <w:r>
              <w:t xml:space="preserve">Only drawn at all if a player unit has sensor coverage of that tile.</w:t>
            </w:r>
          </w:p>
        </w:tc>
      </w:tr>
      <w:tr>
        <w:tc>
          <w:tcPr/>
          <w:p>
            <w:pPr>
              <w:pStyle w:val="Compact"/>
              <w:jc w:val="left"/>
            </w:pPr>
            <w:r>
              <w:t xml:space="preserve">Collapse state</w:t>
            </w:r>
          </w:p>
        </w:tc>
        <w:tc>
          <w:tcPr/>
          <w:p>
            <w:pPr>
              <w:pStyle w:val="Compact"/>
              <w:jc w:val="left"/>
            </w:pPr>
            <w:r>
              <w:t xml:space="preserve">Pulsing rim, warm red</w:t>
            </w:r>
          </w:p>
        </w:tc>
        <w:tc>
          <w:tcPr/>
          <w:p>
            <w:pPr>
              <w:pStyle w:val="Compact"/>
              <w:jc w:val="left"/>
            </w:pPr>
            <w:r>
              <w:t xml:space="preserve">Must be unmissable. If the player cannot see Collapse, §5.2 reads as randomness.</w:t>
            </w:r>
          </w:p>
        </w:tc>
      </w:tr>
      <w:tr>
        <w:tc>
          <w:tcPr/>
          <w:p>
            <w:pPr>
              <w:pStyle w:val="Compact"/>
              <w:jc w:val="left"/>
            </w:pPr>
            <w:r>
              <w:t xml:space="preserve">Acted this turn</w:t>
            </w:r>
          </w:p>
        </w:tc>
        <w:tc>
          <w:tcPr/>
          <w:p>
            <w:pPr>
              <w:pStyle w:val="Compact"/>
              <w:jc w:val="left"/>
            </w:pPr>
            <w:r>
              <w:t xml:space="preserve">55% opacity</w:t>
            </w:r>
          </w:p>
        </w:tc>
        <w:tc>
          <w:tcPr/>
          <w:p>
            <w:pPr>
              <w:pStyle w:val="Compact"/>
              <w:jc w:val="left"/>
            </w:pPr>
            <w:r>
              <w:t xml:space="preserve">Standard genre convention. Do not invent a new one.</w:t>
            </w:r>
          </w:p>
        </w:tc>
      </w:tr>
      <w:tr>
        <w:tc>
          <w:tcPr/>
          <w:p>
            <w:pPr>
              <w:pStyle w:val="Compact"/>
              <w:jc w:val="left"/>
            </w:pPr>
            <w:r>
              <w:t xml:space="preserve">Movement type (Bloom only)</w:t>
            </w:r>
          </w:p>
        </w:tc>
        <w:tc>
          <w:tcPr/>
          <w:p>
            <w:pPr>
              <w:pStyle w:val="Compact"/>
              <w:jc w:val="left"/>
            </w:pPr>
            <w:r>
              <w:t xml:space="preserve">Silhouette family</w:t>
            </w:r>
          </w:p>
        </w:tc>
        <w:tc>
          <w:tcPr/>
          <w:p>
            <w:pPr>
              <w:pStyle w:val="Compact"/>
              <w:jc w:val="left"/>
            </w:pPr>
            <w:r>
              <w:t xml:space="preserve">Swarm = small, round, overlapping cluster shapes · Burrow = jagged/spiked, only rendered when surfaced · Sessile = wide-based dome with root/tendril marks into the tile · Flight = swept-wing outline, lifted off the tile with a shadow beneath · Limbless = elongated, legless curve, one lit gland at the launch point</w:t>
            </w:r>
          </w:p>
        </w:tc>
      </w:tr>
    </w:tbl>
    <w:bookmarkEnd w:id="72"/>
    <w:bookmarkStart w:id="73" w:name="Xd341238526990608fb49f2d0779b5815e381414"/>
    <w:p>
      <w:pPr>
        <w:pStyle w:val="Heading2"/>
      </w:pPr>
      <w:r>
        <w:rPr>
          <w:bCs/>
          <w:b/>
        </w:rPr>
        <w:t xml:space="preserve">12.2 Rules for the placeholder pass</w:t>
      </w:r>
    </w:p>
    <w:p>
      <w:pPr>
        <w:numPr>
          <w:ilvl w:val="0"/>
          <w:numId w:val="1007"/>
        </w:numPr>
      </w:pPr>
      <w:r>
        <w:t xml:space="preserve">32 × 32 pixel tiles. Unit shapes drawn at 24 × 24, centred, leaving an 4px margin so overlapping range highlights stay readable.</w:t>
      </w:r>
    </w:p>
    <w:p>
      <w:pPr>
        <w:numPr>
          <w:ilvl w:val="0"/>
          <w:numId w:val="1007"/>
        </w:numPr>
      </w:pPr>
      <w:r>
        <w:t xml:space="preserve">Everything is drawn with Phaser Graphics primitives, not image assets. No art pipeline, no atlas, no import step — a sprite is a function that takes an archetype and draws a shape.</w:t>
      </w:r>
    </w:p>
    <w:p>
      <w:pPr>
        <w:numPr>
          <w:ilvl w:val="0"/>
          <w:numId w:val="1007"/>
        </w:numPr>
      </w:pPr>
      <w:r>
        <w:t xml:space="preserve">Every archetype still carries a spriteKey field pointing at its placeholder shape. When real art arrives, the field points at an atlas frame instead and nothing else changes. Do not skip the field just because the value is currently a shape name.</w:t>
      </w:r>
    </w:p>
    <w:p>
      <w:pPr>
        <w:numPr>
          <w:ilvl w:val="0"/>
          <w:numId w:val="1007"/>
        </w:numPr>
      </w:pPr>
      <w:r>
        <w:t xml:space="preserve">Terrain: flat fills from a nine-colour palette, with defence stars printed as small dots in the tile corner. Legible beats attractive for the entire prototype phase.</w:t>
      </w:r>
    </w:p>
    <w:p>
      <w:pPr>
        <w:numPr>
          <w:ilvl w:val="0"/>
          <w:numId w:val="1007"/>
        </w:numPr>
      </w:pPr>
      <w:r>
        <w:t xml:space="preserve">Portraits: a coloured circle with two initials. Real portraits are a later drop-in against the same field.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the one thing to protect</w:t>
            </w:r>
            <w:r>
              <w:t xml:space="preserve"> The reason to choose placeholder art is to spend the first weeks on whether the game is fun. That only pays off if the art decision stays reversible — which means no gameplay code may ever branch on a sprite, and no sprite may ever be the only place a stat is visible. If a playtester has to ask what a unit is, fix the encoding above rather than commissioning art.</w:t>
            </w:r>
          </w:p>
        </w:tc>
      </w:tr>
    </w:tbl>
    <w:bookmarkEnd w:id="73"/>
    <w:bookmarkEnd w:id="74"/>
    <w:bookmarkStart w:id="78" w:name="X9005aa9f493c4e1f9a090fe0ca1b24070a1ed28"/>
    <w:p>
      <w:pPr>
        <w:pStyle w:val="Heading1"/>
      </w:pPr>
      <w:r>
        <w:rPr>
          <w:bCs/>
          <w:b/>
        </w:rPr>
        <w:t xml:space="preserve">13. Post-launch: a scenario editor</w:t>
      </w:r>
    </w:p>
    <w:p>
      <w:pPr>
        <w:pStyle w:val="FirstParagraph"/>
      </w:pPr>
      <w:r>
        <w:t xml:space="preserve">Carried from v0.1 substantially unchanged, because the reasoning in it is right: Warcraft 3’s editor was not an add-on, it was the game’s architecture exposed to the player, and that was only possible because the game was data-first from day one. Deciding this now costs nothing. Deciding it after the engine has hardcoded logic makes it a rewrite.</w:t>
      </w:r>
    </w:p>
    <w:bookmarkStart w:id="75" w:name="X575c93df249f7ddd8415d31f0028ca5ad9fddda"/>
    <w:p>
      <w:pPr>
        <w:pStyle w:val="Heading2"/>
      </w:pPr>
      <w:r>
        <w:rPr>
          <w:bCs/>
          <w:b/>
        </w:rPr>
        <w:t xml:space="preserve">13.1 Three tiers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Tier</w:t>
            </w:r>
          </w:p>
        </w:tc>
        <w:tc>
          <w:tcPr/>
          <w:p>
            <w:pPr>
              <w:pStyle w:val="Compact"/>
              <w:jc w:val="left"/>
            </w:pPr>
            <w:r>
              <w:rPr>
                <w:bCs/>
                <w:b/>
              </w:rPr>
              <w:t xml:space="preserve">What it is</w:t>
            </w:r>
          </w:p>
        </w:tc>
        <w:tc>
          <w:tcPr/>
          <w:p>
            <w:pPr>
              <w:pStyle w:val="Compact"/>
              <w:jc w:val="left"/>
            </w:pPr>
            <w:r>
              <w:rPr>
                <w:bCs/>
                <w:b/>
              </w:rPr>
              <w:t xml:space="preserve">Cost</w:t>
            </w:r>
          </w:p>
        </w:tc>
        <w:tc>
          <w:tcPr/>
          <w:p>
            <w:pPr>
              <w:pStyle w:val="Compact"/>
              <w:jc w:val="left"/>
            </w:pPr>
            <w:r>
              <w:rPr>
                <w:bCs/>
                <w:b/>
              </w:rPr>
              <w:t xml:space="preserve">Commit?</w:t>
            </w:r>
          </w:p>
        </w:tc>
      </w:tr>
      <w:tr>
        <w:tc>
          <w:tcPr/>
          <w:p>
            <w:pPr>
              <w:pStyle w:val="Compact"/>
              <w:jc w:val="left"/>
            </w:pPr>
            <w:r>
              <w:rPr>
                <w:bCs/>
                <w:b/>
              </w:rPr>
              <w:t xml:space="preserve">1 — Terrain and placement</w:t>
            </w:r>
          </w:p>
        </w:tc>
        <w:tc>
          <w:tcPr/>
          <w:p>
            <w:pPr>
              <w:pStyle w:val="Compact"/>
              <w:jc w:val="left"/>
            </w:pPr>
            <w:r>
              <w:t xml:space="preserve">Paint tiles, set deploy zones, drop unit instances with a species/path/tier picker, choose an objective from the §9 list. Close to a UI wrapper around MapDefinition and CampaignMission.</w:t>
            </w:r>
          </w:p>
        </w:tc>
        <w:tc>
          <w:tcPr/>
          <w:p>
            <w:pPr>
              <w:pStyle w:val="Compact"/>
              <w:jc w:val="left"/>
            </w:pPr>
            <w:r>
              <w:t xml:space="preserve">Low, if §7 holds</w:t>
            </w:r>
          </w:p>
        </w:tc>
        <w:tc>
          <w:tcPr/>
          <w:p>
            <w:pPr>
              <w:pStyle w:val="Compact"/>
              <w:jc w:val="left"/>
            </w:pPr>
            <w:r>
              <w:rPr>
                <w:bCs/>
                <w:b/>
              </w:rPr>
              <w:t xml:space="preserve">Yes</w:t>
            </w:r>
          </w:p>
        </w:tc>
      </w:tr>
      <w:tr>
        <w:tc>
          <w:tcPr/>
          <w:p>
            <w:pPr>
              <w:pStyle w:val="Compact"/>
              <w:jc w:val="left"/>
            </w:pPr>
            <w:r>
              <w:rPr>
                <w:bCs/>
                <w:b/>
              </w:rPr>
              <w:t xml:space="preserve">2 — Triggers</w:t>
            </w:r>
          </w:p>
        </w:tc>
        <w:tc>
          <w:tcPr/>
          <w:p>
            <w:pPr>
              <w:pStyle w:val="Compact"/>
              <w:jc w:val="left"/>
            </w:pPr>
            <w:r>
              <w:t xml:space="preserve">Event → condition → action, visual, no scripting. "When unit enters zone → spawn wave." The real WC3 value proposition and the real engineering lift.</w:t>
            </w:r>
          </w:p>
        </w:tc>
        <w:tc>
          <w:tcPr/>
          <w:p>
            <w:pPr>
              <w:pStyle w:val="Compact"/>
              <w:jc w:val="left"/>
            </w:pPr>
            <w:r>
              <w:t xml:space="preserve">High. Its own project.</w:t>
            </w:r>
          </w:p>
        </w:tc>
        <w:tc>
          <w:tcPr/>
          <w:p>
            <w:pPr>
              <w:pStyle w:val="Compact"/>
              <w:jc w:val="left"/>
            </w:pPr>
            <w:r>
              <w:t xml:space="preserve">Later</w:t>
            </w:r>
          </w:p>
        </w:tc>
      </w:tr>
      <w:tr>
        <w:tc>
          <w:tcPr/>
          <w:p>
            <w:pPr>
              <w:pStyle w:val="Compact"/>
              <w:jc w:val="left"/>
            </w:pPr>
            <w:r>
              <w:rPr>
                <w:bCs/>
                <w:b/>
              </w:rPr>
              <w:t xml:space="preserve">3 — Custom units and asset import</w:t>
            </w:r>
          </w:p>
        </w:tc>
        <w:tc>
          <w:tcPr/>
          <w:p>
            <w:pPr>
              <w:pStyle w:val="Compact"/>
              <w:jc w:val="left"/>
            </w:pPr>
            <w:r>
              <w:t xml:space="preserve">Define new archetypes, import sprites. Implies a stable public schema version and backward compatibility once anyone builds against it.</w:t>
            </w:r>
          </w:p>
        </w:tc>
        <w:tc>
          <w:tcPr/>
          <w:p>
            <w:pPr>
              <w:pStyle w:val="Compact"/>
              <w:jc w:val="left"/>
            </w:pPr>
            <w:r>
              <w:t xml:space="preserve">Highest</w:t>
            </w:r>
          </w:p>
        </w:tc>
        <w:tc>
          <w:tcPr/>
          <w:p>
            <w:pPr>
              <w:pStyle w:val="Compact"/>
              <w:jc w:val="left"/>
            </w:pPr>
            <w:r>
              <w:t xml:space="preserve">Much later</w:t>
            </w:r>
          </w:p>
        </w:tc>
      </w:tr>
    </w:tbl>
    <w:bookmarkEnd w:id="75"/>
    <w:bookmarkStart w:id="76" w:name="X73fb7a753a850e9b66e7ea2302a9465a5eec66d"/>
    <w:p>
      <w:pPr>
        <w:pStyle w:val="Heading2"/>
      </w:pPr>
      <w:r>
        <w:rPr>
          <w:bCs/>
          <w:b/>
        </w:rPr>
        <w:t xml:space="preserve">13.2 What web-first changes here</w:t>
      </w:r>
    </w:p>
    <w:p>
      <w:pPr>
        <w:pStyle w:val="FirstParagraph"/>
      </w:pPr>
      <w:r>
        <w:t xml:space="preserve">It helps. A browser game means the editor is a web app against the same data types, and "sharing a map" starts as exporting a JSON file — no hosting, no accounts, no moderation, no infrastructure. A workshop with upload and browse and ratings is a separate project layered on a format that already works standalone, and should never be assumed as part of the editor itself.</w:t>
      </w:r>
    </w:p>
    <w:p>
      <w:pPr>
        <w:pStyle w:val="BodyText"/>
      </w:pPr>
      <w:r>
        <w:t xml:space="preserve">The MissionEvent type in §7 is worth noting here: building the slice’s scripted moments as data rather than as four hand-written special cases means Tier 2 already has a runtime to target when you get to it. That is the single cheapest thing anyone can do today to make the editor possible later.</w:t>
      </w:r>
    </w:p>
    <w:bookmarkEnd w:id="76"/>
    <w:bookmarkStart w:id="77" w:name="X6b842cfdd01a290cece8f4a4c31225ca4ccfca8"/>
    <w:p>
      <w:pPr>
        <w:pStyle w:val="Heading2"/>
      </w:pPr>
      <w:r>
        <w:rPr>
          <w:bCs/>
          <w:b/>
        </w:rPr>
        <w:t xml:space="preserve">13.3 The constraint, restated as a build requirement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data-first discipline</w:t>
            </w:r>
            <w:r>
              <w:t xml:space="preserve"> Mission win conditions, unit stat blocks, Loadout definitions and map layouts stay pure data reachable by a UI. Never values buried inside battle logic. "Just make it work" pressure during a first prototype is exactly what erodes this, which is why it appears in the Build Brief as a review gate rather than a preference.</w:t>
            </w:r>
          </w:p>
        </w:tc>
      </w:tr>
    </w:tbl>
    <w:bookmarkEnd w:id="77"/>
    <w:bookmarkEnd w:id="78"/>
    <w:bookmarkStart w:id="79" w:name="Xb3e4c6c6cc4776868fa0389af8dc27dd9fc231c"/>
    <w:p>
      <w:pPr>
        <w:pStyle w:val="Heading1"/>
      </w:pPr>
      <w:r>
        <w:rPr>
          <w:bCs/>
          <w:b/>
        </w:rPr>
        <w:t xml:space="preserve">14. Starting data files</w:t>
      </w:r>
    </w:p>
    <w:p>
      <w:pPr>
        <w:pStyle w:val="FirstParagraph"/>
      </w:pPr>
      <w:r>
        <w:t xml:space="preserve">Done — this was §14 of v0.1 and it is now the companion document, </w:t>
      </w:r>
      <w:r>
        <w:rPr>
          <w:bCs/>
          <w:b/>
        </w:rPr>
        <w:t xml:space="preserve">The Bloom Wars — Data Pack v0.1</w:t>
      </w:r>
      <w:r>
        <w:t xml:space="preserve">. It contains fully populated unit archetypes, Loadout archetypes, the seven Bloom creatures, the four hostile mechs, the terrain table, four validated maps as both readable ASCII and TypeScript arrays, four campaign missions with their scripted events, the points economy, and the balance simulation output that backs §4.5.</w:t>
      </w:r>
    </w:p>
    <w:p>
      <w:pPr>
        <w:pStyle w:val="BodyText"/>
      </w:pPr>
      <w:r>
        <w:t xml:space="preserve">Claude Code’s first session should therefore be "wire up the engine around data that already exists" rather than "invent numbers from scratch".</w:t>
      </w:r>
    </w:p>
    <w:bookmarkEnd w:id="79"/>
    <w:bookmarkStart w:id="82" w:name="Xdbc9a83803343be8fbedff6235f02d93cea0dd4"/>
    <w:p>
      <w:pPr>
        <w:pStyle w:val="Heading1"/>
      </w:pPr>
      <w:r>
        <w:rPr>
          <w:bCs/>
          <w:b/>
        </w:rPr>
        <w:t xml:space="preserve">15. Porting appendix</w:t>
      </w:r>
    </w:p>
    <w:p>
      <w:pPr>
        <w:pStyle w:val="FirstParagraph"/>
      </w:pPr>
      <w:r>
        <w:t xml:space="preserve">You asked to make sure these port into the right project. Here is where everything goes and what to check against the source folder once it is connected.</w:t>
      </w:r>
    </w:p>
    <w:bookmarkStart w:id="80" w:name="X0a60627e088cfc36c70cd3812d1b8a170b53b32"/>
    <w:p>
      <w:pPr>
        <w:pStyle w:val="Heading2"/>
      </w:pPr>
      <w:r>
        <w:rPr>
          <w:bCs/>
          <w:b/>
        </w:rPr>
        <w:t xml:space="preserve">15.1 Where these documents live</w:t>
      </w:r>
    </w:p>
    <w:p>
      <w:pPr>
        <w:pStyle w:val="FirstParagraph"/>
      </w:pPr>
      <w:r>
        <w:t xml:space="preserve">/bloom-wars/design/</w:t>
      </w:r>
    </w:p>
    <w:p>
      <w:pPr>
        <w:pStyle w:val="SourceCode"/>
      </w:pPr>
      <w:r>
        <w:rPr>
          <w:rStyle w:val="VerbatimChar"/>
        </w:rPr>
        <w:t xml:space="preserve">Bloom_Wars_GDD_v0.2.docx          this document</w:t>
      </w:r>
      <w:r>
        <w:br/>
        <w:br/>
      </w:r>
      <w:r>
        <w:rPr>
          <w:rStyle w:val="VerbatimChar"/>
        </w:rPr>
        <w:t xml:space="preserve">Bloom_Wars_Data_Pack_v0.1.docx    the numbers</w:t>
      </w:r>
      <w:r>
        <w:br/>
        <w:br/>
      </w:r>
      <w:r>
        <w:rPr>
          <w:rStyle w:val="VerbatimChar"/>
        </w:rPr>
        <w:t xml:space="preserve">Bloom_Wars_Build_Brief_v0.1.docx  the handoff instructions</w:t>
      </w:r>
    </w:p>
    <w:p>
      <w:pPr>
        <w:pStyle w:val="FirstParagraph"/>
      </w:pPr>
      <w:r>
        <w:t xml:space="preserve">Keep them beside the code, not in a separate docs repo. The Build Brief</w:t>
      </w:r>
    </w:p>
    <w:p>
      <w:pPr>
        <w:pStyle w:val="BodyText"/>
      </w:pPr>
      <w:r>
        <w:t xml:space="preserve">asks Claude Code to read them, and a path inside the repo is one it can</w:t>
      </w:r>
    </w:p>
    <w:p>
      <w:pPr>
        <w:pStyle w:val="BodyText"/>
      </w:pPr>
      <w:r>
        <w:t xml:space="preserve">always reach.</w:t>
      </w:r>
    </w:p>
    <w:bookmarkEnd w:id="80"/>
    <w:bookmarkStart w:id="81" w:name="X0d9c01ae2ef8be990ab36a378ce085263f5a312"/>
    <w:p>
      <w:pPr>
        <w:pStyle w:val="Heading2"/>
      </w:pPr>
      <w:r>
        <w:rPr>
          <w:bCs/>
          <w:b/>
        </w:rPr>
        <w:t xml:space="preserve">15.2 Cross-check list for when the source folder is connected</w:t>
      </w:r>
    </w:p>
    <w:p>
      <w:pPr>
        <w:pStyle w:val="FirstParagraph"/>
      </w:pPr>
      <w:r>
        <w:t xml:space="preserve">Every row below is a place where I worked from what v0.1 quoted rather than from your files. None of them block the build; all of them are worth a pass.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Check</w:t>
            </w:r>
          </w:p>
        </w:tc>
        <w:tc>
          <w:tcPr/>
          <w:p>
            <w:pPr>
              <w:pStyle w:val="Compact"/>
              <w:jc w:val="left"/>
            </w:pPr>
            <w:r>
              <w:rPr>
                <w:bCs/>
                <w:b/>
              </w:rPr>
              <w:t xml:space="preserve">Against</w:t>
            </w:r>
          </w:p>
        </w:tc>
        <w:tc>
          <w:tcPr/>
          <w:p>
            <w:pPr>
              <w:pStyle w:val="Compact"/>
              <w:jc w:val="left"/>
            </w:pPr>
            <w:r>
              <w:rPr>
                <w:bCs/>
                <w:b/>
              </w:rPr>
              <w:t xml:space="preserve">Risk if wrong</w:t>
            </w:r>
          </w:p>
        </w:tc>
      </w:tr>
      <w:tr>
        <w:tc>
          <w:tcPr/>
          <w:p>
            <w:pPr>
              <w:pStyle w:val="Compact"/>
              <w:jc w:val="left"/>
            </w:pPr>
            <w:r>
              <w:t xml:space="preserve">Team One roster: names, paths, species</w:t>
            </w:r>
          </w:p>
        </w:tc>
        <w:tc>
          <w:tcPr/>
          <w:p>
            <w:pPr>
              <w:pStyle w:val="Compact"/>
              <w:jc w:val="left"/>
            </w:pPr>
            <w:r>
              <w:t xml:space="preserve">The Military Era Outline</w:t>
            </w:r>
          </w:p>
        </w:tc>
        <w:tc>
          <w:tcPr/>
          <w:p>
            <w:pPr>
              <w:pStyle w:val="Compact"/>
              <w:jc w:val="left"/>
            </w:pPr>
            <w:r>
              <w:t xml:space="preserve">Display strings and one data file. Low.</w:t>
            </w:r>
          </w:p>
        </w:tc>
      </w:tr>
      <w:tr>
        <w:tc>
          <w:tcPr/>
          <w:p>
            <w:pPr>
              <w:pStyle w:val="Compact"/>
              <w:jc w:val="left"/>
            </w:pPr>
            <w:r>
              <w:t xml:space="preserve">Who is lost in the Mission 3 wipe</w:t>
            </w:r>
          </w:p>
        </w:tc>
        <w:tc>
          <w:tcPr/>
          <w:p>
            <w:pPr>
              <w:pStyle w:val="Compact"/>
              <w:jc w:val="left"/>
            </w:pPr>
            <w:r>
              <w:t xml:space="preserve">The Military Era Outline</w:t>
            </w:r>
          </w:p>
        </w:tc>
        <w:tc>
          <w:tcPr/>
          <w:p>
            <w:pPr>
              <w:pStyle w:val="Compact"/>
              <w:jc w:val="left"/>
            </w:pPr>
            <w:r>
              <w:t xml:space="preserve">Mission 3 event data and campaign continuity. Medium — see §10.4.</w:t>
            </w:r>
          </w:p>
        </w:tc>
      </w:tr>
      <w:tr>
        <w:tc>
          <w:tcPr/>
          <w:p>
            <w:pPr>
              <w:pStyle w:val="Compact"/>
              <w:jc w:val="left"/>
            </w:pPr>
            <w:r>
              <w:t xml:space="preserve">Mek names</w:t>
            </w:r>
          </w:p>
        </w:tc>
        <w:tc>
          <w:tcPr/>
          <w:p>
            <w:pPr>
              <w:pStyle w:val="Compact"/>
              <w:jc w:val="left"/>
            </w:pPr>
            <w:r>
              <w:t xml:space="preserve">Resolved, 9 Sep 2026 — see §11.2 item 2. </w:t>
            </w:r>
            <w:r>
              <w:rPr>
                <w:rStyle w:val="VerbatimChar"/>
              </w:rPr>
              <w:t xml:space="preserve">data/names.ts</w:t>
            </w:r>
            <w:r>
              <w:t xml:space="preserve">.</w:t>
            </w:r>
          </w:p>
        </w:tc>
        <w:tc>
          <w:tcPr/>
          <w:p>
            <w:pPr>
              <w:pStyle w:val="Compact"/>
              <w:jc w:val="left"/>
            </w:pPr>
            <w:r>
              <w:t xml:space="preserve">Display strings only. Low.</w:t>
            </w:r>
          </w:p>
        </w:tc>
      </w:tr>
      <w:tr>
        <w:tc>
          <w:tcPr/>
          <w:p>
            <w:pPr>
              <w:pStyle w:val="Compact"/>
              <w:jc w:val="left"/>
            </w:pPr>
            <w:r>
              <w:t xml:space="preserve">Bestiary category vocabulary — weapon, movement, perception, intelligence enums</w:t>
            </w:r>
          </w:p>
        </w:tc>
        <w:tc>
          <w:tcPr/>
          <w:p>
            <w:pPr>
              <w:pStyle w:val="Compact"/>
              <w:jc w:val="left"/>
            </w:pPr>
            <w:r>
              <w:t xml:space="preserve">The Bestiary</w:t>
            </w:r>
          </w:p>
        </w:tc>
        <w:tc>
          <w:tcPr/>
          <w:p>
            <w:pPr>
              <w:pStyle w:val="Compact"/>
              <w:jc w:val="left"/>
            </w:pPr>
            <w:r>
              <w:t xml:space="preserve">Type unions in bloom.ts. Low, and TypeScript will surface every mismatch.</w:t>
            </w:r>
          </w:p>
        </w:tc>
      </w:tr>
      <w:tr>
        <w:tc>
          <w:tcPr/>
          <w:p>
            <w:pPr>
              <w:pStyle w:val="Compact"/>
              <w:jc w:val="left"/>
            </w:pPr>
            <w:r>
              <w:t xml:space="preserve">Bloom colour families</w:t>
            </w:r>
          </w:p>
        </w:tc>
        <w:tc>
          <w:tcPr/>
          <w:p>
            <w:pPr>
              <w:pStyle w:val="Compact"/>
              <w:jc w:val="left"/>
            </w:pPr>
            <w:r>
              <w:t xml:space="preserve">The Bioterror Bank</w:t>
            </w:r>
          </w:p>
        </w:tc>
        <w:tc>
          <w:tcPr/>
          <w:p>
            <w:pPr>
              <w:pStyle w:val="Compact"/>
              <w:jc w:val="left"/>
            </w:pPr>
            <w:r>
              <w:t xml:space="preserve">Art only. Zero for the placeholder pass.</w:t>
            </w:r>
          </w:p>
        </w:tc>
      </w:tr>
      <w:tr>
        <w:tc>
          <w:tcPr/>
          <w:p>
            <w:pPr>
              <w:pStyle w:val="Compact"/>
              <w:jc w:val="left"/>
            </w:pPr>
            <w:r>
              <w:t xml:space="preserve">Gear tier names per path (Stocklance, Flareblade, etc.)</w:t>
            </w:r>
          </w:p>
        </w:tc>
        <w:tc>
          <w:tcPr/>
          <w:p>
            <w:pPr>
              <w:pStyle w:val="Compact"/>
              <w:jc w:val="left"/>
            </w:pPr>
            <w:r>
              <w:t xml:space="preserve">The Points Shop Catalogue</w:t>
            </w:r>
          </w:p>
        </w:tc>
        <w:tc>
          <w:tcPr/>
          <w:p>
            <w:pPr>
              <w:pStyle w:val="Compact"/>
              <w:jc w:val="left"/>
            </w:pPr>
            <w:r>
              <w:t xml:space="preserve">Display strings. Low.</w:t>
            </w:r>
          </w:p>
        </w:tc>
      </w:tr>
      <w:tr>
        <w:tc>
          <w:tcPr/>
          <w:p>
            <w:pPr>
              <w:pStyle w:val="Compact"/>
              <w:jc w:val="left"/>
            </w:pPr>
            <w:r>
              <w:t xml:space="preserve">Points-shop cost bands</w:t>
            </w:r>
          </w:p>
        </w:tc>
        <w:tc>
          <w:tcPr/>
          <w:p>
            <w:pPr>
              <w:pStyle w:val="Compact"/>
              <w:jc w:val="left"/>
            </w:pPr>
            <w:r>
              <w:t xml:space="preserve">The Points Shop Catalogue</w:t>
            </w:r>
          </w:p>
        </w:tc>
        <w:tc>
          <w:tcPr/>
          <w:p>
            <w:pPr>
              <w:pStyle w:val="Compact"/>
              <w:jc w:val="left"/>
            </w:pPr>
            <w:r>
              <w:t xml:space="preserve">Campaign pacing. Mine are designed for slice length; yours are narrative cost bands and may not convert directly.</w:t>
            </w:r>
          </w:p>
        </w:tc>
      </w:tr>
      <w:tr>
        <w:tc>
          <w:tcPr/>
          <w:p>
            <w:pPr>
              <w:pStyle w:val="Compact"/>
              <w:jc w:val="left"/>
            </w:pPr>
            <w:r>
              <w:t xml:space="preserve">Heirloom rarity rule — up to five per carrier</w:t>
            </w:r>
          </w:p>
        </w:tc>
        <w:tc>
          <w:tcPr/>
          <w:p>
            <w:pPr>
              <w:pStyle w:val="Compact"/>
              <w:jc w:val="left"/>
            </w:pPr>
            <w:r>
              <w:t xml:space="preserve">Your Heirloom lock</w:t>
            </w:r>
          </w:p>
        </w:tc>
        <w:tc>
          <w:tcPr/>
          <w:p>
            <w:pPr>
              <w:pStyle w:val="Compact"/>
              <w:jc w:val="left"/>
            </w:pPr>
            <w:r>
              <w:t xml:space="preserve">Only matters when the Heirloom becomes more than one slot. None for v0.1.</w:t>
            </w:r>
          </w:p>
        </w:tc>
      </w:tr>
      <w:tr>
        <w:tc>
          <w:tcPr/>
          <w:p>
            <w:pPr>
              <w:pStyle w:val="Compact"/>
              <w:jc w:val="left"/>
            </w:pPr>
            <w:r>
              <w:t xml:space="preserve">That nothing anywhere uses the reserved term</w:t>
            </w:r>
          </w:p>
        </w:tc>
        <w:tc>
          <w:tcPr/>
          <w:p>
            <w:pPr>
              <w:pStyle w:val="Compact"/>
              <w:jc w:val="left"/>
            </w:pPr>
            <w:r>
              <w:t xml:space="preserve">The lint rule in the Build Brief</w:t>
            </w:r>
          </w:p>
        </w:tc>
        <w:tc>
          <w:tcPr/>
          <w:p>
            <w:pPr>
              <w:pStyle w:val="Compact"/>
              <w:jc w:val="left"/>
            </w:pPr>
            <w:r>
              <w:rPr>
                <w:bCs/>
                <w:b/>
              </w:rPr>
              <w:t xml:space="preserve">This is the one that matters. Automated, not eyeballed.</w:t>
            </w:r>
          </w:p>
        </w:tc>
      </w:tr>
    </w:tbl>
    <w:p>
      <w:pPr>
        <w:pStyle w:val="BodyText"/>
      </w:pPr>
      <w:r>
        <w:rPr>
          <w:iCs/>
          <w:i/>
        </w:rPr>
        <w:t xml:space="preserve">End of GDD v0.2. Next document: the Data Pack.</w:t>
      </w:r>
    </w:p>
    <w:p>
      <w:pPr>
        <w:pStyle w:val="BodyText"/>
      </w:pPr>
      <w:r>
        <w:t xml:space="preserve">GDD v0.2 · page</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Bloom Wars - Game Design Document v0.2</dc:title>
  <dc:creator/>
  <cp:keywords/>
  <dcterms:created xsi:type="dcterms:W3CDTF">2026-09-09T23:52:26Z</dcterms:created>
  <dcterms:modified xsi:type="dcterms:W3CDTF">2026-09-09T23:52:26Z</dcterms:modified>
</cp:coreProperties>
</file>

<file path=docProps/custom.xml><?xml version="1.0" encoding="utf-8"?>
<Properties xmlns="http://schemas.openxmlformats.org/officeDocument/2006/custom-properties" xmlns:vt="http://schemas.openxmlformats.org/officeDocument/2006/docPropsVTypes"/>
</file>